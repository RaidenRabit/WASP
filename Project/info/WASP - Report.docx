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commentRangeStart w:id="1"/>
      <w:r>
        <w:t>-Ralfs Zangis</w:t>
      </w:r>
    </w:p>
    <w:p w14:paraId="7CD62EBC" w14:textId="77777777" w:rsidR="00C43174" w:rsidRDefault="00C43174" w:rsidP="001E4125">
      <w:pPr>
        <w:jc w:val="both"/>
      </w:pPr>
      <w:r>
        <w:t>-Andrei-Eugen Birta</w:t>
      </w:r>
      <w:commentRangeEnd w:id="1"/>
      <w:r w:rsidR="00FF0E95">
        <w:rPr>
          <w:rStyle w:val="CommentReference"/>
        </w:rPr>
        <w:commentReference w:id="1"/>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t>Zanigis</w:t>
      </w:r>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2" w:name="_Toc513995874"/>
    <w:p w14:paraId="5CED1186" w14:textId="2CE3995B" w:rsidR="007F4432" w:rsidRDefault="00D72015">
      <w:pPr>
        <w:pStyle w:val="TOC1"/>
        <w:tabs>
          <w:tab w:val="left" w:pos="480"/>
          <w:tab w:val="right" w:leader="dot" w:pos="9350"/>
        </w:tabs>
        <w:rPr>
          <w:ins w:id="3" w:author="Andrei-Eugen Birta" w:date="2018-05-13T17:33:00Z"/>
          <w:rFonts w:asciiTheme="minorHAnsi" w:eastAsiaTheme="minorEastAsia" w:hAnsiTheme="minorHAnsi" w:cstheme="minorBidi"/>
          <w:noProof/>
          <w:sz w:val="22"/>
          <w:szCs w:val="22"/>
        </w:rPr>
      </w:pPr>
      <w:ins w:id="4" w:author="Andrei-Eugen Birta" w:date="2018-05-13T17:33:00Z">
        <w:r>
          <w:lastRenderedPageBreak/>
          <w:fldChar w:fldCharType="begin"/>
        </w:r>
        <w:r>
          <w:instrText xml:space="preserve"> TOC \o "1-5" \h \z \u </w:instrText>
        </w:r>
      </w:ins>
      <w:r>
        <w:fldChar w:fldCharType="separate"/>
      </w:r>
      <w:ins w:id="5" w:author="Andrei-Eugen Birta" w:date="2018-05-13T17:33:00Z">
        <w:r w:rsidR="007F4432" w:rsidRPr="00B46CA5">
          <w:rPr>
            <w:rStyle w:val="Hyperlink"/>
            <w:noProof/>
          </w:rPr>
          <w:fldChar w:fldCharType="begin"/>
        </w:r>
        <w:r w:rsidR="007F4432" w:rsidRPr="00B46CA5">
          <w:rPr>
            <w:rStyle w:val="Hyperlink"/>
            <w:noProof/>
          </w:rPr>
          <w:instrText xml:space="preserve"> </w:instrText>
        </w:r>
        <w:r w:rsidR="007F4432">
          <w:rPr>
            <w:noProof/>
          </w:rPr>
          <w:instrText>HYPERLINK \l "_Toc513996170"</w:instrText>
        </w:r>
        <w:r w:rsidR="007F4432" w:rsidRPr="00B46CA5">
          <w:rPr>
            <w:rStyle w:val="Hyperlink"/>
            <w:noProof/>
          </w:rPr>
          <w:instrText xml:space="preserve"> </w:instrText>
        </w:r>
        <w:r w:rsidR="007F4432" w:rsidRPr="00B46CA5">
          <w:rPr>
            <w:rStyle w:val="Hyperlink"/>
            <w:noProof/>
          </w:rPr>
          <w:fldChar w:fldCharType="separate"/>
        </w:r>
        <w:r w:rsidR="007F4432" w:rsidRPr="00B46CA5">
          <w:rPr>
            <w:rStyle w:val="Hyperlink"/>
            <w:noProof/>
          </w:rPr>
          <w:t>1.</w:t>
        </w:r>
      </w:ins>
      <w:ins w:id="6" w:author="Andrei-Eugen Birta" w:date="2018-05-13T17:34:00Z">
        <w:r w:rsidR="007F4432">
          <w:rPr>
            <w:rStyle w:val="Hyperlink"/>
            <w:noProof/>
          </w:rPr>
          <w:t xml:space="preserve"> </w:t>
        </w:r>
      </w:ins>
      <w:ins w:id="7" w:author="Andrei-Eugen Birta" w:date="2018-05-13T17:33:00Z">
        <w:r w:rsidR="007F4432" w:rsidRPr="00B46CA5">
          <w:rPr>
            <w:rStyle w:val="Hyperlink"/>
            <w:noProof/>
          </w:rPr>
          <w:t>Introduction</w:t>
        </w:r>
        <w:r w:rsidR="007F4432">
          <w:rPr>
            <w:noProof/>
            <w:webHidden/>
          </w:rPr>
          <w:tab/>
        </w:r>
        <w:r w:rsidR="007F4432">
          <w:rPr>
            <w:noProof/>
            <w:webHidden/>
          </w:rPr>
          <w:fldChar w:fldCharType="begin"/>
        </w:r>
        <w:r w:rsidR="007F4432">
          <w:rPr>
            <w:noProof/>
            <w:webHidden/>
          </w:rPr>
          <w:instrText xml:space="preserve"> PAGEREF _Toc513996170 \h </w:instrText>
        </w:r>
      </w:ins>
      <w:r w:rsidR="007F4432">
        <w:rPr>
          <w:noProof/>
          <w:webHidden/>
        </w:rPr>
      </w:r>
      <w:r w:rsidR="007F4432">
        <w:rPr>
          <w:noProof/>
          <w:webHidden/>
        </w:rPr>
        <w:fldChar w:fldCharType="separate"/>
      </w:r>
      <w:ins w:id="8" w:author="Andrei-Eugen Birta" w:date="2018-05-13T17:33:00Z">
        <w:r w:rsidR="007F4432">
          <w:rPr>
            <w:noProof/>
            <w:webHidden/>
          </w:rPr>
          <w:t>2</w:t>
        </w:r>
        <w:r w:rsidR="007F4432">
          <w:rPr>
            <w:noProof/>
            <w:webHidden/>
          </w:rPr>
          <w:fldChar w:fldCharType="end"/>
        </w:r>
        <w:r w:rsidR="007F4432" w:rsidRPr="00B46CA5">
          <w:rPr>
            <w:rStyle w:val="Hyperlink"/>
            <w:noProof/>
          </w:rPr>
          <w:fldChar w:fldCharType="end"/>
        </w:r>
      </w:ins>
    </w:p>
    <w:p w14:paraId="0DC63047" w14:textId="3A0C2C9F" w:rsidR="007F4432" w:rsidRDefault="007F4432">
      <w:pPr>
        <w:pStyle w:val="TOC1"/>
        <w:tabs>
          <w:tab w:val="left" w:pos="480"/>
          <w:tab w:val="right" w:leader="dot" w:pos="9350"/>
        </w:tabs>
        <w:rPr>
          <w:ins w:id="9" w:author="Andrei-Eugen Birta" w:date="2018-05-13T17:33:00Z"/>
          <w:rFonts w:asciiTheme="minorHAnsi" w:eastAsiaTheme="minorEastAsia" w:hAnsiTheme="minorHAnsi" w:cstheme="minorBidi"/>
          <w:noProof/>
          <w:sz w:val="22"/>
          <w:szCs w:val="22"/>
        </w:rPr>
      </w:pPr>
      <w:ins w:id="1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"_Toc513996171"</w:instrText>
        </w:r>
        <w:r w:rsidRPr="00B46CA5">
          <w:rPr>
            <w:rStyle w:val="Hyperlink"/>
            <w:noProof/>
          </w:rPr>
          <w:instrText xml:space="preserve"> </w:instrText>
        </w:r>
        <w:r w:rsidRPr="00B46CA5">
          <w:rPr>
            <w:rStyle w:val="Hyperlink"/>
            <w:noProof/>
          </w:rPr>
          <w:fldChar w:fldCharType="separate"/>
        </w:r>
        <w:r w:rsidRPr="00B46CA5">
          <w:rPr>
            <w:rStyle w:val="Hyperlink"/>
            <w:noProof/>
          </w:rPr>
          <w:t>2.</w:t>
        </w:r>
      </w:ins>
      <w:ins w:id="11" w:author="Andrei-Eugen Birta" w:date="2018-05-13T17:34:00Z">
        <w:r>
          <w:rPr>
            <w:rFonts w:asciiTheme="minorHAnsi" w:eastAsiaTheme="minorEastAsia" w:hAnsiTheme="minorHAnsi" w:cstheme="minorBidi"/>
            <w:noProof/>
            <w:sz w:val="22"/>
            <w:szCs w:val="22"/>
          </w:rPr>
          <w:t xml:space="preserve"> </w:t>
        </w:r>
      </w:ins>
      <w:ins w:id="12" w:author="Andrei-Eugen Birta" w:date="2018-05-13T17:33:00Z">
        <w:r w:rsidRPr="00B46CA5">
          <w:rPr>
            <w:rStyle w:val="Hyperlink"/>
            <w:noProof/>
          </w:rPr>
          <w:t>Problem Statement</w:t>
        </w:r>
        <w:r>
          <w:rPr>
            <w:noProof/>
            <w:webHidden/>
          </w:rPr>
          <w:tab/>
        </w:r>
        <w:r>
          <w:rPr>
            <w:noProof/>
            <w:webHidden/>
          </w:rPr>
          <w:fldChar w:fldCharType="begin"/>
        </w:r>
        <w:r>
          <w:rPr>
            <w:noProof/>
            <w:webHidden/>
          </w:rPr>
          <w:instrText xml:space="preserve"> PAGEREF _Toc513996171 \h </w:instrText>
        </w:r>
      </w:ins>
      <w:r>
        <w:rPr>
          <w:noProof/>
          <w:webHidden/>
        </w:rPr>
      </w:r>
      <w:r>
        <w:rPr>
          <w:noProof/>
          <w:webHidden/>
        </w:rPr>
        <w:fldChar w:fldCharType="separate"/>
      </w:r>
      <w:ins w:id="13" w:author="Andrei-Eugen Birta" w:date="2018-05-13T17:33:00Z">
        <w:r>
          <w:rPr>
            <w:noProof/>
            <w:webHidden/>
          </w:rPr>
          <w:t>3</w:t>
        </w:r>
        <w:r>
          <w:rPr>
            <w:noProof/>
            <w:webHidden/>
          </w:rPr>
          <w:fldChar w:fldCharType="end"/>
        </w:r>
        <w:r w:rsidRPr="00B46CA5">
          <w:rPr>
            <w:rStyle w:val="Hyperlink"/>
            <w:noProof/>
          </w:rPr>
          <w:fldChar w:fldCharType="end"/>
        </w:r>
      </w:ins>
    </w:p>
    <w:p w14:paraId="0736CB2B" w14:textId="00251D5A" w:rsidR="007F4432" w:rsidRDefault="007F4432">
      <w:pPr>
        <w:pStyle w:val="TOC2"/>
        <w:tabs>
          <w:tab w:val="left" w:pos="720"/>
          <w:tab w:val="right" w:leader="dot" w:pos="9350"/>
        </w:tabs>
        <w:rPr>
          <w:ins w:id="14" w:author="Andrei-Eugen Birta" w:date="2018-05-13T17:33:00Z"/>
          <w:rFonts w:asciiTheme="minorHAnsi" w:eastAsiaTheme="minorEastAsia" w:hAnsiTheme="minorHAnsi" w:cstheme="minorBidi"/>
          <w:noProof/>
          <w:sz w:val="22"/>
          <w:szCs w:val="22"/>
        </w:rPr>
      </w:pPr>
      <w:ins w:id="1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"_Toc513996172"</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16" w:author="Andrei-Eugen Birta" w:date="2018-05-13T17:34:00Z">
        <w:r>
          <w:rPr>
            <w:rStyle w:val="Hyperlink"/>
            <w:noProof/>
          </w:rPr>
          <w:t xml:space="preserve"> </w:t>
        </w:r>
      </w:ins>
      <w:ins w:id="17" w:author="Andrei-Eugen Birta" w:date="2018-05-13T17:33:00Z">
        <w:r w:rsidRPr="00B46CA5">
          <w:rPr>
            <w:rStyle w:val="Hyperlink"/>
            <w:noProof/>
          </w:rPr>
          <w:t>Introduction</w:t>
        </w:r>
        <w:r>
          <w:rPr>
            <w:noProof/>
            <w:webHidden/>
          </w:rPr>
          <w:tab/>
        </w:r>
        <w:r>
          <w:rPr>
            <w:noProof/>
            <w:webHidden/>
          </w:rPr>
          <w:fldChar w:fldCharType="begin"/>
        </w:r>
        <w:r>
          <w:rPr>
            <w:noProof/>
            <w:webHidden/>
          </w:rPr>
          <w:instrText xml:space="preserve"> PAGEREF _Toc513996172 \h </w:instrText>
        </w:r>
      </w:ins>
      <w:r>
        <w:rPr>
          <w:noProof/>
          <w:webHidden/>
        </w:rPr>
      </w:r>
      <w:r>
        <w:rPr>
          <w:noProof/>
          <w:webHidden/>
        </w:rPr>
        <w:fldChar w:fldCharType="separate"/>
      </w:r>
      <w:ins w:id="18" w:author="Andrei-Eugen Birta" w:date="2018-05-13T17:33:00Z">
        <w:r>
          <w:rPr>
            <w:noProof/>
            <w:webHidden/>
          </w:rPr>
          <w:t>3</w:t>
        </w:r>
        <w:r>
          <w:rPr>
            <w:noProof/>
            <w:webHidden/>
          </w:rPr>
          <w:fldChar w:fldCharType="end"/>
        </w:r>
        <w:r w:rsidRPr="00B46CA5">
          <w:rPr>
            <w:rStyle w:val="Hyperlink"/>
            <w:noProof/>
          </w:rPr>
          <w:fldChar w:fldCharType="end"/>
        </w:r>
      </w:ins>
    </w:p>
    <w:p w14:paraId="5C1CED03" w14:textId="401AFD3C" w:rsidR="007F4432" w:rsidRDefault="007F4432">
      <w:pPr>
        <w:pStyle w:val="TOC2"/>
        <w:tabs>
          <w:tab w:val="left" w:pos="720"/>
          <w:tab w:val="right" w:leader="dot" w:pos="9350"/>
        </w:tabs>
        <w:rPr>
          <w:ins w:id="19" w:author="Andrei-Eugen Birta" w:date="2018-05-13T17:33:00Z"/>
          <w:rFonts w:asciiTheme="minorHAnsi" w:eastAsiaTheme="minorEastAsia" w:hAnsiTheme="minorHAnsi" w:cstheme="minorBidi"/>
          <w:noProof/>
          <w:sz w:val="22"/>
          <w:szCs w:val="22"/>
        </w:rPr>
      </w:pPr>
      <w:ins w:id="2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"_Toc513996173"</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21" w:author="Andrei-Eugen Birta" w:date="2018-05-13T17:34:00Z">
        <w:r>
          <w:rPr>
            <w:rFonts w:asciiTheme="minorHAnsi" w:eastAsiaTheme="minorEastAsia" w:hAnsiTheme="minorHAnsi" w:cstheme="minorBidi"/>
            <w:noProof/>
            <w:sz w:val="22"/>
            <w:szCs w:val="22"/>
          </w:rPr>
          <w:t xml:space="preserve"> </w:t>
        </w:r>
      </w:ins>
      <w:ins w:id="22" w:author="Andrei-Eugen Birta" w:date="2018-05-13T17:33:00Z">
        <w:r w:rsidRPr="00B46CA5">
          <w:rPr>
            <w:rStyle w:val="Hyperlink"/>
            <w:noProof/>
          </w:rPr>
          <w:t>Case Description</w:t>
        </w:r>
        <w:r>
          <w:rPr>
            <w:noProof/>
            <w:webHidden/>
          </w:rPr>
          <w:tab/>
        </w:r>
        <w:r>
          <w:rPr>
            <w:noProof/>
            <w:webHidden/>
          </w:rPr>
          <w:fldChar w:fldCharType="begin"/>
        </w:r>
        <w:r>
          <w:rPr>
            <w:noProof/>
            <w:webHidden/>
          </w:rPr>
          <w:instrText xml:space="preserve"> PAGEREF _Toc513996173 \h </w:instrText>
        </w:r>
      </w:ins>
      <w:r>
        <w:rPr>
          <w:noProof/>
          <w:webHidden/>
        </w:rPr>
      </w:r>
      <w:r>
        <w:rPr>
          <w:noProof/>
          <w:webHidden/>
        </w:rPr>
        <w:fldChar w:fldCharType="separate"/>
      </w:r>
      <w:ins w:id="23" w:author="Andrei-Eugen Birta" w:date="2018-05-13T17:33:00Z">
        <w:r>
          <w:rPr>
            <w:noProof/>
            <w:webHidden/>
          </w:rPr>
          <w:t>3</w:t>
        </w:r>
        <w:r>
          <w:rPr>
            <w:noProof/>
            <w:webHidden/>
          </w:rPr>
          <w:fldChar w:fldCharType="end"/>
        </w:r>
        <w:r w:rsidRPr="00B46CA5">
          <w:rPr>
            <w:rStyle w:val="Hyperlink"/>
            <w:noProof/>
          </w:rPr>
          <w:fldChar w:fldCharType="end"/>
        </w:r>
      </w:ins>
    </w:p>
    <w:p w14:paraId="5CBD755D" w14:textId="539502FA" w:rsidR="007F4432" w:rsidRDefault="007F4432">
      <w:pPr>
        <w:pStyle w:val="TOC2"/>
        <w:tabs>
          <w:tab w:val="left" w:pos="720"/>
          <w:tab w:val="right" w:leader="dot" w:pos="9350"/>
        </w:tabs>
        <w:rPr>
          <w:ins w:id="24" w:author="Andrei-Eugen Birta" w:date="2018-05-13T17:33:00Z"/>
          <w:rFonts w:asciiTheme="minorHAnsi" w:eastAsiaTheme="minorEastAsia" w:hAnsiTheme="minorHAnsi" w:cstheme="minorBidi"/>
          <w:noProof/>
          <w:sz w:val="22"/>
          <w:szCs w:val="22"/>
        </w:rPr>
      </w:pPr>
      <w:ins w:id="2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"_Toc513996174"</w:instrText>
        </w:r>
        <w:r w:rsidRPr="00B46CA5">
          <w:rPr>
            <w:rStyle w:val="Hyperlink"/>
            <w:noProof/>
          </w:rPr>
          <w:instrText xml:space="preserve"> </w:instrText>
        </w:r>
        <w:r w:rsidRPr="00B46CA5">
          <w:rPr>
            <w:rStyle w:val="Hyperlink"/>
            <w:noProof/>
          </w:rPr>
          <w:fldChar w:fldCharType="separate"/>
        </w:r>
        <w:r w:rsidRPr="00B46CA5">
          <w:rPr>
            <w:rStyle w:val="Hyperlink"/>
            <w:noProof/>
          </w:rPr>
          <w:t>c.</w:t>
        </w:r>
      </w:ins>
      <w:ins w:id="26" w:author="Andrei-Eugen Birta" w:date="2018-05-13T17:34:00Z">
        <w:r>
          <w:rPr>
            <w:rFonts w:asciiTheme="minorHAnsi" w:eastAsiaTheme="minorEastAsia" w:hAnsiTheme="minorHAnsi" w:cstheme="minorBidi"/>
            <w:noProof/>
            <w:sz w:val="22"/>
            <w:szCs w:val="22"/>
          </w:rPr>
          <w:t xml:space="preserve"> </w:t>
        </w:r>
      </w:ins>
      <w:ins w:id="27" w:author="Andrei-Eugen Birta" w:date="2018-05-13T17:33:00Z">
        <w:r w:rsidRPr="00B46CA5">
          <w:rPr>
            <w:rStyle w:val="Hyperlink"/>
            <w:noProof/>
          </w:rPr>
          <w:t>Learning Goals</w:t>
        </w:r>
        <w:r>
          <w:rPr>
            <w:noProof/>
            <w:webHidden/>
          </w:rPr>
          <w:tab/>
        </w:r>
        <w:r>
          <w:rPr>
            <w:noProof/>
            <w:webHidden/>
          </w:rPr>
          <w:fldChar w:fldCharType="begin"/>
        </w:r>
        <w:r>
          <w:rPr>
            <w:noProof/>
            <w:webHidden/>
          </w:rPr>
          <w:instrText xml:space="preserve"> PAGEREF _Toc513996174 \h </w:instrText>
        </w:r>
      </w:ins>
      <w:r>
        <w:rPr>
          <w:noProof/>
          <w:webHidden/>
        </w:rPr>
      </w:r>
      <w:r>
        <w:rPr>
          <w:noProof/>
          <w:webHidden/>
        </w:rPr>
        <w:fldChar w:fldCharType="separate"/>
      </w:r>
      <w:ins w:id="28" w:author="Andrei-Eugen Birta" w:date="2018-05-13T17:33:00Z">
        <w:r>
          <w:rPr>
            <w:noProof/>
            <w:webHidden/>
          </w:rPr>
          <w:t>3</w:t>
        </w:r>
        <w:r>
          <w:rPr>
            <w:noProof/>
            <w:webHidden/>
          </w:rPr>
          <w:fldChar w:fldCharType="end"/>
        </w:r>
        <w:r w:rsidRPr="00B46CA5">
          <w:rPr>
            <w:rStyle w:val="Hyperlink"/>
            <w:noProof/>
          </w:rPr>
          <w:fldChar w:fldCharType="end"/>
        </w:r>
      </w:ins>
    </w:p>
    <w:p w14:paraId="6B4C527D" w14:textId="01BC1CE5" w:rsidR="007F4432" w:rsidRDefault="007F4432">
      <w:pPr>
        <w:pStyle w:val="TOC1"/>
        <w:tabs>
          <w:tab w:val="left" w:pos="480"/>
          <w:tab w:val="right" w:leader="dot" w:pos="9350"/>
        </w:tabs>
        <w:rPr>
          <w:ins w:id="29" w:author="Andrei-Eugen Birta" w:date="2018-05-13T17:33:00Z"/>
          <w:rFonts w:asciiTheme="minorHAnsi" w:eastAsiaTheme="minorEastAsia" w:hAnsiTheme="minorHAnsi" w:cstheme="minorBidi"/>
          <w:noProof/>
          <w:sz w:val="22"/>
          <w:szCs w:val="22"/>
        </w:rPr>
      </w:pPr>
      <w:ins w:id="3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"_Toc513996175"</w:instrText>
        </w:r>
        <w:r w:rsidRPr="00B46CA5">
          <w:rPr>
            <w:rStyle w:val="Hyperlink"/>
            <w:noProof/>
          </w:rPr>
          <w:instrText xml:space="preserve"> </w:instrText>
        </w:r>
        <w:r w:rsidRPr="00B46CA5">
          <w:rPr>
            <w:rStyle w:val="Hyperlink"/>
            <w:noProof/>
          </w:rPr>
          <w:fldChar w:fldCharType="separate"/>
        </w:r>
        <w:r w:rsidRPr="00B46CA5">
          <w:rPr>
            <w:rStyle w:val="Hyperlink"/>
            <w:noProof/>
          </w:rPr>
          <w:t>3.</w:t>
        </w:r>
      </w:ins>
      <w:ins w:id="31" w:author="Andrei-Eugen Birta" w:date="2018-05-13T17:34:00Z">
        <w:r>
          <w:rPr>
            <w:rFonts w:asciiTheme="minorHAnsi" w:eastAsiaTheme="minorEastAsia" w:hAnsiTheme="minorHAnsi" w:cstheme="minorBidi"/>
            <w:noProof/>
            <w:sz w:val="22"/>
            <w:szCs w:val="22"/>
          </w:rPr>
          <w:t xml:space="preserve"> </w:t>
        </w:r>
      </w:ins>
      <w:ins w:id="32" w:author="Andrei-Eugen Birta" w:date="2018-05-13T17:33:00Z">
        <w:r w:rsidRPr="00B46CA5">
          <w:rPr>
            <w:rStyle w:val="Hyperlink"/>
            <w:noProof/>
          </w:rPr>
          <w:t>Development Framework</w:t>
        </w:r>
        <w:r>
          <w:rPr>
            <w:noProof/>
            <w:webHidden/>
          </w:rPr>
          <w:tab/>
        </w:r>
        <w:r>
          <w:rPr>
            <w:noProof/>
            <w:webHidden/>
          </w:rPr>
          <w:fldChar w:fldCharType="begin"/>
        </w:r>
        <w:r>
          <w:rPr>
            <w:noProof/>
            <w:webHidden/>
          </w:rPr>
          <w:instrText xml:space="preserve"> PAGEREF _Toc513996175 \h </w:instrText>
        </w:r>
      </w:ins>
      <w:r>
        <w:rPr>
          <w:noProof/>
          <w:webHidden/>
        </w:rPr>
      </w:r>
      <w:r>
        <w:rPr>
          <w:noProof/>
          <w:webHidden/>
        </w:rPr>
        <w:fldChar w:fldCharType="separate"/>
      </w:r>
      <w:ins w:id="33" w:author="Andrei-Eugen Birta" w:date="2018-05-13T17:33:00Z">
        <w:r>
          <w:rPr>
            <w:noProof/>
            <w:webHidden/>
          </w:rPr>
          <w:t>4</w:t>
        </w:r>
        <w:r>
          <w:rPr>
            <w:noProof/>
            <w:webHidden/>
          </w:rPr>
          <w:fldChar w:fldCharType="end"/>
        </w:r>
        <w:r w:rsidRPr="00B46CA5">
          <w:rPr>
            <w:rStyle w:val="Hyperlink"/>
            <w:noProof/>
          </w:rPr>
          <w:fldChar w:fldCharType="end"/>
        </w:r>
      </w:ins>
    </w:p>
    <w:p w14:paraId="6A058037" w14:textId="0CEA98AF" w:rsidR="007F4432" w:rsidRDefault="007F4432">
      <w:pPr>
        <w:pStyle w:val="TOC2"/>
        <w:tabs>
          <w:tab w:val="left" w:pos="720"/>
          <w:tab w:val="right" w:leader="dot" w:pos="9350"/>
        </w:tabs>
        <w:rPr>
          <w:ins w:id="34" w:author="Andrei-Eugen Birta" w:date="2018-05-13T17:33:00Z"/>
          <w:rFonts w:asciiTheme="minorHAnsi" w:eastAsiaTheme="minorEastAsia" w:hAnsiTheme="minorHAnsi" w:cstheme="minorBidi"/>
          <w:noProof/>
          <w:sz w:val="22"/>
          <w:szCs w:val="22"/>
        </w:rPr>
      </w:pPr>
      <w:ins w:id="3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"_Toc513996176"</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36" w:author="Andrei-Eugen Birta" w:date="2018-05-13T17:34:00Z">
        <w:r>
          <w:rPr>
            <w:rFonts w:asciiTheme="minorHAnsi" w:eastAsiaTheme="minorEastAsia" w:hAnsiTheme="minorHAnsi" w:cstheme="minorBidi"/>
            <w:noProof/>
            <w:sz w:val="22"/>
            <w:szCs w:val="22"/>
          </w:rPr>
          <w:t xml:space="preserve">  </w:t>
        </w:r>
      </w:ins>
      <w:ins w:id="37" w:author="Andrei-Eugen Birta" w:date="2018-05-13T17:33:00Z">
        <w:r w:rsidRPr="00B46CA5">
          <w:rPr>
            <w:rStyle w:val="Hyperlink"/>
            <w:noProof/>
          </w:rPr>
          <w:t>Pros</w:t>
        </w:r>
        <w:r>
          <w:rPr>
            <w:noProof/>
            <w:webHidden/>
          </w:rPr>
          <w:tab/>
        </w:r>
        <w:r>
          <w:rPr>
            <w:noProof/>
            <w:webHidden/>
          </w:rPr>
          <w:fldChar w:fldCharType="begin"/>
        </w:r>
        <w:r>
          <w:rPr>
            <w:noProof/>
            <w:webHidden/>
          </w:rPr>
          <w:instrText xml:space="preserve"> PAGEREF _Toc513996176 \h </w:instrText>
        </w:r>
      </w:ins>
      <w:r>
        <w:rPr>
          <w:noProof/>
          <w:webHidden/>
        </w:rPr>
      </w:r>
      <w:r>
        <w:rPr>
          <w:noProof/>
          <w:webHidden/>
        </w:rPr>
        <w:fldChar w:fldCharType="separate"/>
      </w:r>
      <w:ins w:id="38" w:author="Andrei-Eugen Birta" w:date="2018-05-13T17:33:00Z">
        <w:r>
          <w:rPr>
            <w:noProof/>
            <w:webHidden/>
          </w:rPr>
          <w:t>5</w:t>
        </w:r>
        <w:r>
          <w:rPr>
            <w:noProof/>
            <w:webHidden/>
          </w:rPr>
          <w:fldChar w:fldCharType="end"/>
        </w:r>
        <w:r w:rsidRPr="00B46CA5">
          <w:rPr>
            <w:rStyle w:val="Hyperlink"/>
            <w:noProof/>
          </w:rPr>
          <w:fldChar w:fldCharType="end"/>
        </w:r>
      </w:ins>
    </w:p>
    <w:p w14:paraId="7014B317" w14:textId="7D75F13A" w:rsidR="007F4432" w:rsidRDefault="007F4432">
      <w:pPr>
        <w:pStyle w:val="TOC2"/>
        <w:tabs>
          <w:tab w:val="left" w:pos="720"/>
          <w:tab w:val="right" w:leader="dot" w:pos="9350"/>
        </w:tabs>
        <w:rPr>
          <w:ins w:id="39" w:author="Andrei-Eugen Birta" w:date="2018-05-13T17:33:00Z"/>
          <w:rFonts w:asciiTheme="minorHAnsi" w:eastAsiaTheme="minorEastAsia" w:hAnsiTheme="minorHAnsi" w:cstheme="minorBidi"/>
          <w:noProof/>
          <w:sz w:val="22"/>
          <w:szCs w:val="22"/>
        </w:rPr>
      </w:pPr>
      <w:ins w:id="4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"_Toc513996177"</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41" w:author="Andrei-Eugen Birta" w:date="2018-05-13T17:34:00Z">
        <w:r>
          <w:rPr>
            <w:rFonts w:asciiTheme="minorHAnsi" w:eastAsiaTheme="minorEastAsia" w:hAnsiTheme="minorHAnsi" w:cstheme="minorBidi"/>
            <w:noProof/>
            <w:sz w:val="22"/>
            <w:szCs w:val="22"/>
          </w:rPr>
          <w:t xml:space="preserve"> </w:t>
        </w:r>
      </w:ins>
      <w:ins w:id="42" w:author="Andrei-Eugen Birta" w:date="2018-05-13T17:33:00Z">
        <w:r w:rsidRPr="00B46CA5">
          <w:rPr>
            <w:rStyle w:val="Hyperlink"/>
            <w:noProof/>
          </w:rPr>
          <w:t>Cons</w:t>
        </w:r>
        <w:r>
          <w:rPr>
            <w:noProof/>
            <w:webHidden/>
          </w:rPr>
          <w:tab/>
        </w:r>
        <w:r>
          <w:rPr>
            <w:noProof/>
            <w:webHidden/>
          </w:rPr>
          <w:fldChar w:fldCharType="begin"/>
        </w:r>
        <w:r>
          <w:rPr>
            <w:noProof/>
            <w:webHidden/>
          </w:rPr>
          <w:instrText xml:space="preserve"> PAGEREF _Toc513996177 \h </w:instrText>
        </w:r>
      </w:ins>
      <w:r>
        <w:rPr>
          <w:noProof/>
          <w:webHidden/>
        </w:rPr>
      </w:r>
      <w:r>
        <w:rPr>
          <w:noProof/>
          <w:webHidden/>
        </w:rPr>
        <w:fldChar w:fldCharType="separate"/>
      </w:r>
      <w:ins w:id="43" w:author="Andrei-Eugen Birta" w:date="2018-05-13T17:33:00Z">
        <w:r>
          <w:rPr>
            <w:noProof/>
            <w:webHidden/>
          </w:rPr>
          <w:t>5</w:t>
        </w:r>
        <w:r>
          <w:rPr>
            <w:noProof/>
            <w:webHidden/>
          </w:rPr>
          <w:fldChar w:fldCharType="end"/>
        </w:r>
        <w:r w:rsidRPr="00B46CA5">
          <w:rPr>
            <w:rStyle w:val="Hyperlink"/>
            <w:noProof/>
          </w:rPr>
          <w:fldChar w:fldCharType="end"/>
        </w:r>
      </w:ins>
    </w:p>
    <w:p w14:paraId="652775E2" w14:textId="08FEDEF5" w:rsidR="007F4432" w:rsidRDefault="007F4432">
      <w:pPr>
        <w:pStyle w:val="TOC1"/>
        <w:tabs>
          <w:tab w:val="left" w:pos="480"/>
          <w:tab w:val="right" w:leader="dot" w:pos="9350"/>
        </w:tabs>
        <w:rPr>
          <w:ins w:id="44" w:author="Andrei-Eugen Birta" w:date="2018-05-13T17:33:00Z"/>
          <w:rFonts w:asciiTheme="minorHAnsi" w:eastAsiaTheme="minorEastAsia" w:hAnsiTheme="minorHAnsi" w:cstheme="minorBidi"/>
          <w:noProof/>
          <w:sz w:val="22"/>
          <w:szCs w:val="22"/>
        </w:rPr>
      </w:pPr>
      <w:ins w:id="4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"_Toc513996178"</w:instrText>
        </w:r>
        <w:r w:rsidRPr="00B46CA5">
          <w:rPr>
            <w:rStyle w:val="Hyperlink"/>
            <w:noProof/>
          </w:rPr>
          <w:instrText xml:space="preserve"> </w:instrText>
        </w:r>
        <w:r w:rsidRPr="00B46CA5">
          <w:rPr>
            <w:rStyle w:val="Hyperlink"/>
            <w:noProof/>
          </w:rPr>
          <w:fldChar w:fldCharType="separate"/>
        </w:r>
        <w:r w:rsidRPr="00B46CA5">
          <w:rPr>
            <w:rStyle w:val="Hyperlink"/>
            <w:noProof/>
          </w:rPr>
          <w:t>4.</w:t>
        </w:r>
      </w:ins>
      <w:ins w:id="46" w:author="Andrei-Eugen Birta" w:date="2018-05-13T17:35:00Z">
        <w:r>
          <w:rPr>
            <w:rStyle w:val="Hyperlink"/>
            <w:noProof/>
          </w:rPr>
          <w:t xml:space="preserve"> </w:t>
        </w:r>
      </w:ins>
      <w:ins w:id="47" w:author="Andrei-Eugen Birta" w:date="2018-05-13T17:33:00Z">
        <w:r w:rsidRPr="00B46CA5">
          <w:rPr>
            <w:rStyle w:val="Hyperlink"/>
            <w:noProof/>
          </w:rPr>
          <w:t>Development Process</w:t>
        </w:r>
        <w:r>
          <w:rPr>
            <w:noProof/>
            <w:webHidden/>
          </w:rPr>
          <w:tab/>
        </w:r>
        <w:r>
          <w:rPr>
            <w:noProof/>
            <w:webHidden/>
          </w:rPr>
          <w:fldChar w:fldCharType="begin"/>
        </w:r>
        <w:r>
          <w:rPr>
            <w:noProof/>
            <w:webHidden/>
          </w:rPr>
          <w:instrText xml:space="preserve"> PAGEREF _Toc513996178 \h </w:instrText>
        </w:r>
      </w:ins>
      <w:r>
        <w:rPr>
          <w:noProof/>
          <w:webHidden/>
        </w:rPr>
      </w:r>
      <w:r>
        <w:rPr>
          <w:noProof/>
          <w:webHidden/>
        </w:rPr>
        <w:fldChar w:fldCharType="separate"/>
      </w:r>
      <w:ins w:id="48" w:author="Andrei-Eugen Birta" w:date="2018-05-13T17:33:00Z">
        <w:r>
          <w:rPr>
            <w:noProof/>
            <w:webHidden/>
          </w:rPr>
          <w:t>5</w:t>
        </w:r>
        <w:r>
          <w:rPr>
            <w:noProof/>
            <w:webHidden/>
          </w:rPr>
          <w:fldChar w:fldCharType="end"/>
        </w:r>
        <w:r w:rsidRPr="00B46CA5">
          <w:rPr>
            <w:rStyle w:val="Hyperlink"/>
            <w:noProof/>
          </w:rPr>
          <w:fldChar w:fldCharType="end"/>
        </w:r>
      </w:ins>
    </w:p>
    <w:p w14:paraId="35E25B1C" w14:textId="541059AA" w:rsidR="007F4432" w:rsidRDefault="007F4432">
      <w:pPr>
        <w:pStyle w:val="TOC2"/>
        <w:tabs>
          <w:tab w:val="left" w:pos="720"/>
          <w:tab w:val="right" w:leader="dot" w:pos="9350"/>
        </w:tabs>
        <w:rPr>
          <w:ins w:id="49" w:author="Andrei-Eugen Birta" w:date="2018-05-13T17:33:00Z"/>
          <w:rFonts w:asciiTheme="minorHAnsi" w:eastAsiaTheme="minorEastAsia" w:hAnsiTheme="minorHAnsi" w:cstheme="minorBidi"/>
          <w:noProof/>
          <w:sz w:val="22"/>
          <w:szCs w:val="22"/>
        </w:rPr>
      </w:pPr>
      <w:ins w:id="5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"_Toc513996179"</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51" w:author="Andrei-Eugen Birta" w:date="2018-05-13T17:35:00Z">
        <w:r>
          <w:rPr>
            <w:rFonts w:asciiTheme="minorHAnsi" w:eastAsiaTheme="minorEastAsia" w:hAnsiTheme="minorHAnsi" w:cstheme="minorBidi"/>
            <w:noProof/>
            <w:sz w:val="22"/>
            <w:szCs w:val="22"/>
          </w:rPr>
          <w:t xml:space="preserve">  </w:t>
        </w:r>
      </w:ins>
      <w:ins w:id="52" w:author="Andrei-Eugen Birta" w:date="2018-05-13T17:33:00Z">
        <w:r w:rsidRPr="00B46CA5">
          <w:rPr>
            <w:rStyle w:val="Hyperlink"/>
            <w:noProof/>
          </w:rPr>
          <w:t>Data Acquisition</w:t>
        </w:r>
        <w:r>
          <w:rPr>
            <w:noProof/>
            <w:webHidden/>
          </w:rPr>
          <w:tab/>
        </w:r>
        <w:r>
          <w:rPr>
            <w:noProof/>
            <w:webHidden/>
          </w:rPr>
          <w:fldChar w:fldCharType="begin"/>
        </w:r>
        <w:r>
          <w:rPr>
            <w:noProof/>
            <w:webHidden/>
          </w:rPr>
          <w:instrText xml:space="preserve"> PAGEREF _Toc513996179 \h </w:instrText>
        </w:r>
      </w:ins>
      <w:r>
        <w:rPr>
          <w:noProof/>
          <w:webHidden/>
        </w:rPr>
      </w:r>
      <w:r>
        <w:rPr>
          <w:noProof/>
          <w:webHidden/>
        </w:rPr>
        <w:fldChar w:fldCharType="separate"/>
      </w:r>
      <w:ins w:id="53" w:author="Andrei-Eugen Birta" w:date="2018-05-13T17:33:00Z">
        <w:r>
          <w:rPr>
            <w:noProof/>
            <w:webHidden/>
          </w:rPr>
          <w:t>5</w:t>
        </w:r>
        <w:r>
          <w:rPr>
            <w:noProof/>
            <w:webHidden/>
          </w:rPr>
          <w:fldChar w:fldCharType="end"/>
        </w:r>
        <w:r w:rsidRPr="00B46CA5">
          <w:rPr>
            <w:rStyle w:val="Hyperlink"/>
            <w:noProof/>
          </w:rPr>
          <w:fldChar w:fldCharType="end"/>
        </w:r>
      </w:ins>
    </w:p>
    <w:p w14:paraId="47CE0C40" w14:textId="61849C31" w:rsidR="007F4432" w:rsidRDefault="007F4432">
      <w:pPr>
        <w:pStyle w:val="TOC2"/>
        <w:tabs>
          <w:tab w:val="left" w:pos="720"/>
          <w:tab w:val="right" w:leader="dot" w:pos="9350"/>
        </w:tabs>
        <w:rPr>
          <w:ins w:id="54" w:author="Andrei-Eugen Birta" w:date="2018-05-13T17:33:00Z"/>
          <w:rFonts w:asciiTheme="minorHAnsi" w:eastAsiaTheme="minorEastAsia" w:hAnsiTheme="minorHAnsi" w:cstheme="minorBidi"/>
          <w:noProof/>
          <w:sz w:val="22"/>
          <w:szCs w:val="22"/>
        </w:rPr>
      </w:pPr>
      <w:ins w:id="5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"_Toc513996180"</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56" w:author="Andrei-Eugen Birta" w:date="2018-05-13T17:35:00Z">
        <w:r>
          <w:rPr>
            <w:rFonts w:asciiTheme="minorHAnsi" w:eastAsiaTheme="minorEastAsia" w:hAnsiTheme="minorHAnsi" w:cstheme="minorBidi"/>
            <w:noProof/>
            <w:sz w:val="22"/>
            <w:szCs w:val="22"/>
          </w:rPr>
          <w:t xml:space="preserve"> </w:t>
        </w:r>
      </w:ins>
      <w:ins w:id="57" w:author="Andrei-Eugen Birta" w:date="2018-05-13T17:33:00Z">
        <w:r w:rsidRPr="00B46CA5">
          <w:rPr>
            <w:rStyle w:val="Hyperlink"/>
            <w:noProof/>
          </w:rPr>
          <w:t>Data Wrangling</w:t>
        </w:r>
        <w:r>
          <w:rPr>
            <w:noProof/>
            <w:webHidden/>
          </w:rPr>
          <w:tab/>
        </w:r>
        <w:r>
          <w:rPr>
            <w:noProof/>
            <w:webHidden/>
          </w:rPr>
          <w:fldChar w:fldCharType="begin"/>
        </w:r>
        <w:r>
          <w:rPr>
            <w:noProof/>
            <w:webHidden/>
          </w:rPr>
          <w:instrText xml:space="preserve"> PAGEREF _Toc513996180 \h </w:instrText>
        </w:r>
      </w:ins>
      <w:r>
        <w:rPr>
          <w:noProof/>
          <w:webHidden/>
        </w:rPr>
      </w:r>
      <w:r>
        <w:rPr>
          <w:noProof/>
          <w:webHidden/>
        </w:rPr>
        <w:fldChar w:fldCharType="separate"/>
      </w:r>
      <w:ins w:id="58" w:author="Andrei-Eugen Birta" w:date="2018-05-13T17:33:00Z">
        <w:r>
          <w:rPr>
            <w:noProof/>
            <w:webHidden/>
          </w:rPr>
          <w:t>6</w:t>
        </w:r>
        <w:r>
          <w:rPr>
            <w:noProof/>
            <w:webHidden/>
          </w:rPr>
          <w:fldChar w:fldCharType="end"/>
        </w:r>
        <w:r w:rsidRPr="00B46CA5">
          <w:rPr>
            <w:rStyle w:val="Hyperlink"/>
            <w:noProof/>
          </w:rPr>
          <w:fldChar w:fldCharType="end"/>
        </w:r>
      </w:ins>
    </w:p>
    <w:p w14:paraId="46B8CD3D" w14:textId="2E65673A" w:rsidR="007F4432" w:rsidRDefault="007F4432">
      <w:pPr>
        <w:pStyle w:val="TOC3"/>
        <w:tabs>
          <w:tab w:val="right" w:leader="dot" w:pos="9350"/>
        </w:tabs>
        <w:rPr>
          <w:ins w:id="59" w:author="Andrei-Eugen Birta" w:date="2018-05-13T17:33:00Z"/>
          <w:rFonts w:asciiTheme="minorHAnsi" w:eastAsiaTheme="minorEastAsia" w:hAnsiTheme="minorHAnsi" w:cstheme="minorBidi"/>
          <w:noProof/>
          <w:sz w:val="22"/>
          <w:szCs w:val="22"/>
        </w:rPr>
      </w:pPr>
      <w:ins w:id="6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"_Toc513996181"</w:instrText>
        </w:r>
        <w:r w:rsidRPr="00B46CA5">
          <w:rPr>
            <w:rStyle w:val="Hyperlink"/>
            <w:noProof/>
          </w:rPr>
          <w:instrText xml:space="preserve"> </w:instrText>
        </w:r>
        <w:r w:rsidRPr="00B46CA5">
          <w:rPr>
            <w:rStyle w:val="Hyperlink"/>
            <w:noProof/>
          </w:rPr>
          <w:fldChar w:fldCharType="separate"/>
        </w:r>
        <w:r w:rsidRPr="00B46CA5">
          <w:rPr>
            <w:rStyle w:val="Hyperlink"/>
            <w:noProof/>
          </w:rPr>
          <w:t>b.1. Identify and Handle Missing Values</w:t>
        </w:r>
        <w:r>
          <w:rPr>
            <w:noProof/>
            <w:webHidden/>
          </w:rPr>
          <w:tab/>
        </w:r>
        <w:r>
          <w:rPr>
            <w:noProof/>
            <w:webHidden/>
          </w:rPr>
          <w:fldChar w:fldCharType="begin"/>
        </w:r>
        <w:r>
          <w:rPr>
            <w:noProof/>
            <w:webHidden/>
          </w:rPr>
          <w:instrText xml:space="preserve"> PAGEREF _Toc513996181 \h </w:instrText>
        </w:r>
      </w:ins>
      <w:r>
        <w:rPr>
          <w:noProof/>
          <w:webHidden/>
        </w:rPr>
      </w:r>
      <w:r>
        <w:rPr>
          <w:noProof/>
          <w:webHidden/>
        </w:rPr>
        <w:fldChar w:fldCharType="separate"/>
      </w:r>
      <w:ins w:id="61" w:author="Andrei-Eugen Birta" w:date="2018-05-13T17:33:00Z">
        <w:r>
          <w:rPr>
            <w:noProof/>
            <w:webHidden/>
          </w:rPr>
          <w:t>6</w:t>
        </w:r>
        <w:r>
          <w:rPr>
            <w:noProof/>
            <w:webHidden/>
          </w:rPr>
          <w:fldChar w:fldCharType="end"/>
        </w:r>
        <w:r w:rsidRPr="00B46CA5">
          <w:rPr>
            <w:rStyle w:val="Hyperlink"/>
            <w:noProof/>
          </w:rPr>
          <w:fldChar w:fldCharType="end"/>
        </w:r>
      </w:ins>
    </w:p>
    <w:p w14:paraId="3AA67CC5" w14:textId="65ADF2BB" w:rsidR="007F4432" w:rsidRDefault="007F4432">
      <w:pPr>
        <w:pStyle w:val="TOC3"/>
        <w:tabs>
          <w:tab w:val="right" w:leader="dot" w:pos="9350"/>
        </w:tabs>
        <w:rPr>
          <w:ins w:id="62" w:author="Andrei-Eugen Birta" w:date="2018-05-13T17:33:00Z"/>
          <w:rFonts w:asciiTheme="minorHAnsi" w:eastAsiaTheme="minorEastAsia" w:hAnsiTheme="minorHAnsi" w:cstheme="minorBidi"/>
          <w:noProof/>
          <w:sz w:val="22"/>
          <w:szCs w:val="22"/>
        </w:rPr>
      </w:pPr>
      <w:ins w:id="63"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"_Toc513996182"</w:instrText>
        </w:r>
        <w:r w:rsidRPr="00B46CA5">
          <w:rPr>
            <w:rStyle w:val="Hyperlink"/>
            <w:noProof/>
          </w:rPr>
          <w:instrText xml:space="preserve"> </w:instrText>
        </w:r>
        <w:r w:rsidRPr="00B46CA5">
          <w:rPr>
            <w:rStyle w:val="Hyperlink"/>
            <w:noProof/>
          </w:rPr>
          <w:fldChar w:fldCharType="separate"/>
        </w:r>
        <w:r w:rsidRPr="00B46CA5">
          <w:rPr>
            <w:rStyle w:val="Hyperlink"/>
            <w:noProof/>
          </w:rPr>
          <w:t>b.2. Data Formatting</w:t>
        </w:r>
        <w:r>
          <w:rPr>
            <w:noProof/>
            <w:webHidden/>
          </w:rPr>
          <w:tab/>
        </w:r>
        <w:r>
          <w:rPr>
            <w:noProof/>
            <w:webHidden/>
          </w:rPr>
          <w:fldChar w:fldCharType="begin"/>
        </w:r>
        <w:r>
          <w:rPr>
            <w:noProof/>
            <w:webHidden/>
          </w:rPr>
          <w:instrText xml:space="preserve"> PAGEREF _Toc513996182 \h </w:instrText>
        </w:r>
      </w:ins>
      <w:r>
        <w:rPr>
          <w:noProof/>
          <w:webHidden/>
        </w:rPr>
      </w:r>
      <w:r>
        <w:rPr>
          <w:noProof/>
          <w:webHidden/>
        </w:rPr>
        <w:fldChar w:fldCharType="separate"/>
      </w:r>
      <w:ins w:id="64" w:author="Andrei-Eugen Birta" w:date="2018-05-13T17:33:00Z">
        <w:r>
          <w:rPr>
            <w:noProof/>
            <w:webHidden/>
          </w:rPr>
          <w:t>8</w:t>
        </w:r>
        <w:r>
          <w:rPr>
            <w:noProof/>
            <w:webHidden/>
          </w:rPr>
          <w:fldChar w:fldCharType="end"/>
        </w:r>
        <w:r w:rsidRPr="00B46CA5">
          <w:rPr>
            <w:rStyle w:val="Hyperlink"/>
            <w:noProof/>
          </w:rPr>
          <w:fldChar w:fldCharType="end"/>
        </w:r>
      </w:ins>
    </w:p>
    <w:p w14:paraId="200D62B7" w14:textId="15B25B19" w:rsidR="007F4432" w:rsidRDefault="007F4432">
      <w:pPr>
        <w:pStyle w:val="TOC3"/>
        <w:tabs>
          <w:tab w:val="right" w:leader="dot" w:pos="9350"/>
        </w:tabs>
        <w:rPr>
          <w:ins w:id="65" w:author="Andrei-Eugen Birta" w:date="2018-05-13T17:33:00Z"/>
          <w:rFonts w:asciiTheme="minorHAnsi" w:eastAsiaTheme="minorEastAsia" w:hAnsiTheme="minorHAnsi" w:cstheme="minorBidi"/>
          <w:noProof/>
          <w:sz w:val="22"/>
          <w:szCs w:val="22"/>
        </w:rPr>
      </w:pPr>
      <w:ins w:id="66"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"_Toc513996183"</w:instrText>
        </w:r>
        <w:r w:rsidRPr="00B46CA5">
          <w:rPr>
            <w:rStyle w:val="Hyperlink"/>
            <w:noProof/>
          </w:rPr>
          <w:instrText xml:space="preserve"> </w:instrText>
        </w:r>
        <w:r w:rsidRPr="00B46CA5">
          <w:rPr>
            <w:rStyle w:val="Hyperlink"/>
            <w:noProof/>
          </w:rPr>
          <w:fldChar w:fldCharType="separate"/>
        </w:r>
        <w:r w:rsidRPr="00B46CA5">
          <w:rPr>
            <w:rStyle w:val="Hyperlink"/>
            <w:noProof/>
          </w:rPr>
          <w:t>b.3. Data Normalization</w:t>
        </w:r>
        <w:r>
          <w:rPr>
            <w:noProof/>
            <w:webHidden/>
          </w:rPr>
          <w:tab/>
        </w:r>
        <w:r>
          <w:rPr>
            <w:noProof/>
            <w:webHidden/>
          </w:rPr>
          <w:fldChar w:fldCharType="begin"/>
        </w:r>
        <w:r>
          <w:rPr>
            <w:noProof/>
            <w:webHidden/>
          </w:rPr>
          <w:instrText xml:space="preserve"> PAGEREF _Toc513996183 \h </w:instrText>
        </w:r>
      </w:ins>
      <w:r>
        <w:rPr>
          <w:noProof/>
          <w:webHidden/>
        </w:rPr>
      </w:r>
      <w:r>
        <w:rPr>
          <w:noProof/>
          <w:webHidden/>
        </w:rPr>
        <w:fldChar w:fldCharType="separate"/>
      </w:r>
      <w:ins w:id="67" w:author="Andrei-Eugen Birta" w:date="2018-05-13T17:33:00Z">
        <w:r>
          <w:rPr>
            <w:noProof/>
            <w:webHidden/>
          </w:rPr>
          <w:t>8</w:t>
        </w:r>
        <w:r>
          <w:rPr>
            <w:noProof/>
            <w:webHidden/>
          </w:rPr>
          <w:fldChar w:fldCharType="end"/>
        </w:r>
        <w:r w:rsidRPr="00B46CA5">
          <w:rPr>
            <w:rStyle w:val="Hyperlink"/>
            <w:noProof/>
          </w:rPr>
          <w:fldChar w:fldCharType="end"/>
        </w:r>
      </w:ins>
    </w:p>
    <w:p w14:paraId="3C90D575" w14:textId="55B7A30C" w:rsidR="007F4432" w:rsidRDefault="007F4432">
      <w:pPr>
        <w:pStyle w:val="TOC2"/>
        <w:tabs>
          <w:tab w:val="left" w:pos="720"/>
          <w:tab w:val="right" w:leader="dot" w:pos="9350"/>
        </w:tabs>
        <w:rPr>
          <w:ins w:id="68" w:author="Andrei-Eugen Birta" w:date="2018-05-13T17:33:00Z"/>
          <w:rFonts w:asciiTheme="minorHAnsi" w:eastAsiaTheme="minorEastAsia" w:hAnsiTheme="minorHAnsi" w:cstheme="minorBidi"/>
          <w:noProof/>
          <w:sz w:val="22"/>
          <w:szCs w:val="22"/>
        </w:rPr>
      </w:pPr>
      <w:ins w:id="6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"_Toc513996184"</w:instrText>
        </w:r>
        <w:r w:rsidRPr="00B46CA5">
          <w:rPr>
            <w:rStyle w:val="Hyperlink"/>
            <w:noProof/>
          </w:rPr>
          <w:instrText xml:space="preserve"> </w:instrText>
        </w:r>
        <w:r w:rsidRPr="00B46CA5">
          <w:rPr>
            <w:rStyle w:val="Hyperlink"/>
            <w:noProof/>
          </w:rPr>
          <w:fldChar w:fldCharType="separate"/>
        </w:r>
        <w:r w:rsidRPr="00B46CA5">
          <w:rPr>
            <w:rStyle w:val="Hyperlink"/>
            <w:noProof/>
          </w:rPr>
          <w:t>c.</w:t>
        </w:r>
      </w:ins>
      <w:ins w:id="70" w:author="Andrei-Eugen Birta" w:date="2018-05-13T17:35:00Z">
        <w:r>
          <w:rPr>
            <w:rFonts w:asciiTheme="minorHAnsi" w:eastAsiaTheme="minorEastAsia" w:hAnsiTheme="minorHAnsi" w:cstheme="minorBidi"/>
            <w:noProof/>
            <w:sz w:val="22"/>
            <w:szCs w:val="22"/>
          </w:rPr>
          <w:t xml:space="preserve"> </w:t>
        </w:r>
      </w:ins>
      <w:ins w:id="71" w:author="Andrei-Eugen Birta" w:date="2018-05-13T17:33:00Z">
        <w:r w:rsidRPr="00B46CA5">
          <w:rPr>
            <w:rStyle w:val="Hyperlink"/>
            <w:noProof/>
          </w:rPr>
          <w:t>Descriptive Analysis</w:t>
        </w:r>
        <w:r>
          <w:rPr>
            <w:noProof/>
            <w:webHidden/>
          </w:rPr>
          <w:tab/>
        </w:r>
        <w:r>
          <w:rPr>
            <w:noProof/>
            <w:webHidden/>
          </w:rPr>
          <w:fldChar w:fldCharType="begin"/>
        </w:r>
        <w:r>
          <w:rPr>
            <w:noProof/>
            <w:webHidden/>
          </w:rPr>
          <w:instrText xml:space="preserve"> PAGEREF _Toc513996184 \h </w:instrText>
        </w:r>
      </w:ins>
      <w:r>
        <w:rPr>
          <w:noProof/>
          <w:webHidden/>
        </w:rPr>
      </w:r>
      <w:r>
        <w:rPr>
          <w:noProof/>
          <w:webHidden/>
        </w:rPr>
        <w:fldChar w:fldCharType="separate"/>
      </w:r>
      <w:ins w:id="72" w:author="Andrei-Eugen Birta" w:date="2018-05-13T17:33:00Z">
        <w:r>
          <w:rPr>
            <w:noProof/>
            <w:webHidden/>
          </w:rPr>
          <w:t>9</w:t>
        </w:r>
        <w:r>
          <w:rPr>
            <w:noProof/>
            <w:webHidden/>
          </w:rPr>
          <w:fldChar w:fldCharType="end"/>
        </w:r>
        <w:r w:rsidRPr="00B46CA5">
          <w:rPr>
            <w:rStyle w:val="Hyperlink"/>
            <w:noProof/>
          </w:rPr>
          <w:fldChar w:fldCharType="end"/>
        </w:r>
      </w:ins>
    </w:p>
    <w:p w14:paraId="1B59AE37" w14:textId="5D68A4CA" w:rsidR="007F4432" w:rsidRDefault="007F4432">
      <w:pPr>
        <w:pStyle w:val="TOC2"/>
        <w:tabs>
          <w:tab w:val="left" w:pos="720"/>
          <w:tab w:val="right" w:leader="dot" w:pos="9350"/>
        </w:tabs>
        <w:rPr>
          <w:ins w:id="73" w:author="Andrei-Eugen Birta" w:date="2018-05-13T17:33:00Z"/>
          <w:rFonts w:asciiTheme="minorHAnsi" w:eastAsiaTheme="minorEastAsia" w:hAnsiTheme="minorHAnsi" w:cstheme="minorBidi"/>
          <w:noProof/>
          <w:sz w:val="22"/>
          <w:szCs w:val="22"/>
        </w:rPr>
      </w:pPr>
      <w:ins w:id="7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"_Toc513996185"</w:instrText>
        </w:r>
        <w:r w:rsidRPr="00B46CA5">
          <w:rPr>
            <w:rStyle w:val="Hyperlink"/>
            <w:noProof/>
          </w:rPr>
          <w:instrText xml:space="preserve"> </w:instrText>
        </w:r>
        <w:r w:rsidRPr="00B46CA5">
          <w:rPr>
            <w:rStyle w:val="Hyperlink"/>
            <w:noProof/>
          </w:rPr>
          <w:fldChar w:fldCharType="separate"/>
        </w:r>
        <w:r w:rsidRPr="00B46CA5">
          <w:rPr>
            <w:rStyle w:val="Hyperlink"/>
            <w:noProof/>
          </w:rPr>
          <w:t>d.</w:t>
        </w:r>
      </w:ins>
      <w:ins w:id="75" w:author="Andrei-Eugen Birta" w:date="2018-05-13T17:35:00Z">
        <w:r>
          <w:rPr>
            <w:rFonts w:asciiTheme="minorHAnsi" w:eastAsiaTheme="minorEastAsia" w:hAnsiTheme="minorHAnsi" w:cstheme="minorBidi"/>
            <w:noProof/>
            <w:sz w:val="22"/>
            <w:szCs w:val="22"/>
          </w:rPr>
          <w:t xml:space="preserve"> </w:t>
        </w:r>
      </w:ins>
      <w:ins w:id="76" w:author="Andrei-Eugen Birta" w:date="2018-05-13T17:33:00Z">
        <w:r w:rsidRPr="00B46CA5">
          <w:rPr>
            <w:rStyle w:val="Hyperlink"/>
            <w:noProof/>
          </w:rPr>
          <w:t>Diagnostic Analysis</w:t>
        </w:r>
        <w:r>
          <w:rPr>
            <w:noProof/>
            <w:webHidden/>
          </w:rPr>
          <w:tab/>
        </w:r>
        <w:r>
          <w:rPr>
            <w:noProof/>
            <w:webHidden/>
          </w:rPr>
          <w:fldChar w:fldCharType="begin"/>
        </w:r>
        <w:r>
          <w:rPr>
            <w:noProof/>
            <w:webHidden/>
          </w:rPr>
          <w:instrText xml:space="preserve"> PAGEREF _Toc513996185 \h </w:instrText>
        </w:r>
      </w:ins>
      <w:r>
        <w:rPr>
          <w:noProof/>
          <w:webHidden/>
        </w:rPr>
      </w:r>
      <w:r>
        <w:rPr>
          <w:noProof/>
          <w:webHidden/>
        </w:rPr>
        <w:fldChar w:fldCharType="separate"/>
      </w:r>
      <w:ins w:id="77" w:author="Andrei-Eugen Birta" w:date="2018-05-13T17:33:00Z">
        <w:r>
          <w:rPr>
            <w:noProof/>
            <w:webHidden/>
          </w:rPr>
          <w:t>14</w:t>
        </w:r>
        <w:r>
          <w:rPr>
            <w:noProof/>
            <w:webHidden/>
          </w:rPr>
          <w:fldChar w:fldCharType="end"/>
        </w:r>
        <w:r w:rsidRPr="00B46CA5">
          <w:rPr>
            <w:rStyle w:val="Hyperlink"/>
            <w:noProof/>
          </w:rPr>
          <w:fldChar w:fldCharType="end"/>
        </w:r>
      </w:ins>
    </w:p>
    <w:p w14:paraId="5A7D3D1C" w14:textId="37C02C9E" w:rsidR="007F4432" w:rsidRDefault="007F4432">
      <w:pPr>
        <w:pStyle w:val="TOC2"/>
        <w:tabs>
          <w:tab w:val="left" w:pos="720"/>
          <w:tab w:val="right" w:leader="dot" w:pos="9350"/>
        </w:tabs>
        <w:rPr>
          <w:ins w:id="78" w:author="Andrei-Eugen Birta" w:date="2018-05-13T17:33:00Z"/>
          <w:rFonts w:asciiTheme="minorHAnsi" w:eastAsiaTheme="minorEastAsia" w:hAnsiTheme="minorHAnsi" w:cstheme="minorBidi"/>
          <w:noProof/>
          <w:sz w:val="22"/>
          <w:szCs w:val="22"/>
        </w:rPr>
      </w:pPr>
      <w:ins w:id="7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"_Toc513996186"</w:instrText>
        </w:r>
        <w:r w:rsidRPr="00B46CA5">
          <w:rPr>
            <w:rStyle w:val="Hyperlink"/>
            <w:noProof/>
          </w:rPr>
          <w:instrText xml:space="preserve"> </w:instrText>
        </w:r>
        <w:r w:rsidRPr="00B46CA5">
          <w:rPr>
            <w:rStyle w:val="Hyperlink"/>
            <w:noProof/>
          </w:rPr>
          <w:fldChar w:fldCharType="separate"/>
        </w:r>
        <w:r w:rsidRPr="00B46CA5">
          <w:rPr>
            <w:rStyle w:val="Hyperlink"/>
            <w:noProof/>
          </w:rPr>
          <w:t>e.</w:t>
        </w:r>
      </w:ins>
      <w:ins w:id="80" w:author="Andrei-Eugen Birta" w:date="2018-05-13T17:35:00Z">
        <w:r>
          <w:rPr>
            <w:rFonts w:asciiTheme="minorHAnsi" w:eastAsiaTheme="minorEastAsia" w:hAnsiTheme="minorHAnsi" w:cstheme="minorBidi"/>
            <w:noProof/>
            <w:sz w:val="22"/>
            <w:szCs w:val="22"/>
          </w:rPr>
          <w:t xml:space="preserve"> </w:t>
        </w:r>
      </w:ins>
      <w:ins w:id="81" w:author="Andrei-Eugen Birta" w:date="2018-05-13T17:33:00Z">
        <w:r w:rsidRPr="00B46CA5">
          <w:rPr>
            <w:rStyle w:val="Hyperlink"/>
            <w:noProof/>
          </w:rPr>
          <w:t>Predictive Analysis</w:t>
        </w:r>
        <w:r>
          <w:rPr>
            <w:noProof/>
            <w:webHidden/>
          </w:rPr>
          <w:tab/>
        </w:r>
        <w:r>
          <w:rPr>
            <w:noProof/>
            <w:webHidden/>
          </w:rPr>
          <w:fldChar w:fldCharType="begin"/>
        </w:r>
        <w:r>
          <w:rPr>
            <w:noProof/>
            <w:webHidden/>
          </w:rPr>
          <w:instrText xml:space="preserve"> PAGEREF _Toc513996186 \h </w:instrText>
        </w:r>
      </w:ins>
      <w:r>
        <w:rPr>
          <w:noProof/>
          <w:webHidden/>
        </w:rPr>
      </w:r>
      <w:r>
        <w:rPr>
          <w:noProof/>
          <w:webHidden/>
        </w:rPr>
        <w:fldChar w:fldCharType="separate"/>
      </w:r>
      <w:ins w:id="82" w:author="Andrei-Eugen Birta" w:date="2018-05-13T17:33:00Z">
        <w:r>
          <w:rPr>
            <w:noProof/>
            <w:webHidden/>
          </w:rPr>
          <w:t>15</w:t>
        </w:r>
        <w:r>
          <w:rPr>
            <w:noProof/>
            <w:webHidden/>
          </w:rPr>
          <w:fldChar w:fldCharType="end"/>
        </w:r>
        <w:r w:rsidRPr="00B46CA5">
          <w:rPr>
            <w:rStyle w:val="Hyperlink"/>
            <w:noProof/>
          </w:rPr>
          <w:fldChar w:fldCharType="end"/>
        </w:r>
      </w:ins>
    </w:p>
    <w:p w14:paraId="119E3FCE" w14:textId="7960B9BD" w:rsidR="007F4432" w:rsidRDefault="007F4432">
      <w:pPr>
        <w:pStyle w:val="TOC3"/>
        <w:tabs>
          <w:tab w:val="right" w:leader="dot" w:pos="9350"/>
        </w:tabs>
        <w:rPr>
          <w:ins w:id="83" w:author="Andrei-Eugen Birta" w:date="2018-05-13T17:33:00Z"/>
          <w:rFonts w:asciiTheme="minorHAnsi" w:eastAsiaTheme="minorEastAsia" w:hAnsiTheme="minorHAnsi" w:cstheme="minorBidi"/>
          <w:noProof/>
          <w:sz w:val="22"/>
          <w:szCs w:val="22"/>
        </w:rPr>
      </w:pPr>
      <w:ins w:id="8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"_Toc513996187"</w:instrText>
        </w:r>
        <w:r w:rsidRPr="00B46CA5">
          <w:rPr>
            <w:rStyle w:val="Hyperlink"/>
            <w:noProof/>
          </w:rPr>
          <w:instrText xml:space="preserve"> </w:instrText>
        </w:r>
        <w:r w:rsidRPr="00B46CA5">
          <w:rPr>
            <w:rStyle w:val="Hyperlink"/>
            <w:noProof/>
          </w:rPr>
          <w:fldChar w:fldCharType="separate"/>
        </w:r>
        <w:r w:rsidRPr="00B46CA5">
          <w:rPr>
            <w:rStyle w:val="Hyperlink"/>
            <w:noProof/>
          </w:rPr>
          <w:t>e.1. Supervised Learning</w:t>
        </w:r>
        <w:r>
          <w:rPr>
            <w:noProof/>
            <w:webHidden/>
          </w:rPr>
          <w:tab/>
        </w:r>
        <w:r>
          <w:rPr>
            <w:noProof/>
            <w:webHidden/>
          </w:rPr>
          <w:fldChar w:fldCharType="begin"/>
        </w:r>
        <w:r>
          <w:rPr>
            <w:noProof/>
            <w:webHidden/>
          </w:rPr>
          <w:instrText xml:space="preserve"> PAGEREF _Toc513996187 \h </w:instrText>
        </w:r>
      </w:ins>
      <w:r>
        <w:rPr>
          <w:noProof/>
          <w:webHidden/>
        </w:rPr>
      </w:r>
      <w:r>
        <w:rPr>
          <w:noProof/>
          <w:webHidden/>
        </w:rPr>
        <w:fldChar w:fldCharType="separate"/>
      </w:r>
      <w:ins w:id="85" w:author="Andrei-Eugen Birta" w:date="2018-05-13T17:33:00Z">
        <w:r>
          <w:rPr>
            <w:noProof/>
            <w:webHidden/>
          </w:rPr>
          <w:t>15</w:t>
        </w:r>
        <w:r>
          <w:rPr>
            <w:noProof/>
            <w:webHidden/>
          </w:rPr>
          <w:fldChar w:fldCharType="end"/>
        </w:r>
        <w:r w:rsidRPr="00B46CA5">
          <w:rPr>
            <w:rStyle w:val="Hyperlink"/>
            <w:noProof/>
          </w:rPr>
          <w:fldChar w:fldCharType="end"/>
        </w:r>
      </w:ins>
    </w:p>
    <w:p w14:paraId="7F027323" w14:textId="1EBBA210" w:rsidR="007F4432" w:rsidRDefault="007F4432">
      <w:pPr>
        <w:pStyle w:val="TOC4"/>
        <w:tabs>
          <w:tab w:val="right" w:leader="dot" w:pos="9350"/>
        </w:tabs>
        <w:rPr>
          <w:ins w:id="86" w:author="Andrei-Eugen Birta" w:date="2018-05-13T17:33:00Z"/>
          <w:rFonts w:asciiTheme="minorHAnsi" w:eastAsiaTheme="minorEastAsia" w:hAnsiTheme="minorHAnsi" w:cstheme="minorBidi"/>
          <w:noProof/>
          <w:sz w:val="22"/>
          <w:szCs w:val="22"/>
        </w:rPr>
      </w:pPr>
      <w:ins w:id="87"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"_Toc513996188"</w:instrText>
        </w:r>
        <w:r w:rsidRPr="00B46CA5">
          <w:rPr>
            <w:rStyle w:val="Hyperlink"/>
            <w:noProof/>
          </w:rPr>
          <w:instrText xml:space="preserve"> </w:instrText>
        </w:r>
        <w:r w:rsidRPr="00B46CA5">
          <w:rPr>
            <w:rStyle w:val="Hyperlink"/>
            <w:noProof/>
          </w:rPr>
          <w:fldChar w:fldCharType="separate"/>
        </w:r>
        <w:r w:rsidRPr="00B46CA5">
          <w:rPr>
            <w:rStyle w:val="Hyperlink"/>
            <w:noProof/>
          </w:rPr>
          <w:t>e.1.1. Chosen technique</w:t>
        </w:r>
        <w:r>
          <w:rPr>
            <w:noProof/>
            <w:webHidden/>
          </w:rPr>
          <w:tab/>
        </w:r>
        <w:r>
          <w:rPr>
            <w:noProof/>
            <w:webHidden/>
          </w:rPr>
          <w:fldChar w:fldCharType="begin"/>
        </w:r>
        <w:r>
          <w:rPr>
            <w:noProof/>
            <w:webHidden/>
          </w:rPr>
          <w:instrText xml:space="preserve"> PAGEREF _Toc513996188 \h </w:instrText>
        </w:r>
      </w:ins>
      <w:r>
        <w:rPr>
          <w:noProof/>
          <w:webHidden/>
        </w:rPr>
      </w:r>
      <w:r>
        <w:rPr>
          <w:noProof/>
          <w:webHidden/>
        </w:rPr>
        <w:fldChar w:fldCharType="separate"/>
      </w:r>
      <w:ins w:id="88" w:author="Andrei-Eugen Birta" w:date="2018-05-13T17:33:00Z">
        <w:r>
          <w:rPr>
            <w:noProof/>
            <w:webHidden/>
          </w:rPr>
          <w:t>15</w:t>
        </w:r>
        <w:r>
          <w:rPr>
            <w:noProof/>
            <w:webHidden/>
          </w:rPr>
          <w:fldChar w:fldCharType="end"/>
        </w:r>
        <w:r w:rsidRPr="00B46CA5">
          <w:rPr>
            <w:rStyle w:val="Hyperlink"/>
            <w:noProof/>
          </w:rPr>
          <w:fldChar w:fldCharType="end"/>
        </w:r>
      </w:ins>
    </w:p>
    <w:p w14:paraId="1C07F37D" w14:textId="7DF83B34" w:rsidR="007F4432" w:rsidRDefault="007F4432">
      <w:pPr>
        <w:pStyle w:val="TOC4"/>
        <w:tabs>
          <w:tab w:val="right" w:leader="dot" w:pos="9350"/>
        </w:tabs>
        <w:rPr>
          <w:ins w:id="89" w:author="Andrei-Eugen Birta" w:date="2018-05-13T17:33:00Z"/>
          <w:rFonts w:asciiTheme="minorHAnsi" w:eastAsiaTheme="minorEastAsia" w:hAnsiTheme="minorHAnsi" w:cstheme="minorBidi"/>
          <w:noProof/>
          <w:sz w:val="22"/>
          <w:szCs w:val="22"/>
        </w:rPr>
      </w:pPr>
      <w:ins w:id="9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"_Toc513996189"</w:instrText>
        </w:r>
        <w:r w:rsidRPr="00B46CA5">
          <w:rPr>
            <w:rStyle w:val="Hyperlink"/>
            <w:noProof/>
          </w:rPr>
          <w:instrText xml:space="preserve"> </w:instrText>
        </w:r>
        <w:r w:rsidRPr="00B46CA5">
          <w:rPr>
            <w:rStyle w:val="Hyperlink"/>
            <w:noProof/>
          </w:rPr>
          <w:fldChar w:fldCharType="separate"/>
        </w:r>
        <w:r w:rsidRPr="00B46CA5">
          <w:rPr>
            <w:rStyle w:val="Hyperlink"/>
            <w:noProof/>
          </w:rPr>
          <w:t>e.1.2. Technique implementation</w:t>
        </w:r>
        <w:r>
          <w:rPr>
            <w:noProof/>
            <w:webHidden/>
          </w:rPr>
          <w:tab/>
        </w:r>
        <w:r>
          <w:rPr>
            <w:noProof/>
            <w:webHidden/>
          </w:rPr>
          <w:fldChar w:fldCharType="begin"/>
        </w:r>
        <w:r>
          <w:rPr>
            <w:noProof/>
            <w:webHidden/>
          </w:rPr>
          <w:instrText xml:space="preserve"> PAGEREF _Toc513996189 \h </w:instrText>
        </w:r>
      </w:ins>
      <w:r>
        <w:rPr>
          <w:noProof/>
          <w:webHidden/>
        </w:rPr>
      </w:r>
      <w:r>
        <w:rPr>
          <w:noProof/>
          <w:webHidden/>
        </w:rPr>
        <w:fldChar w:fldCharType="separate"/>
      </w:r>
      <w:ins w:id="91" w:author="Andrei-Eugen Birta" w:date="2018-05-13T17:33:00Z">
        <w:r>
          <w:rPr>
            <w:noProof/>
            <w:webHidden/>
          </w:rPr>
          <w:t>15</w:t>
        </w:r>
        <w:r>
          <w:rPr>
            <w:noProof/>
            <w:webHidden/>
          </w:rPr>
          <w:fldChar w:fldCharType="end"/>
        </w:r>
        <w:r w:rsidRPr="00B46CA5">
          <w:rPr>
            <w:rStyle w:val="Hyperlink"/>
            <w:noProof/>
          </w:rPr>
          <w:fldChar w:fldCharType="end"/>
        </w:r>
      </w:ins>
    </w:p>
    <w:p w14:paraId="7814B9EE" w14:textId="04280D52" w:rsidR="007F4432" w:rsidRDefault="007F4432">
      <w:pPr>
        <w:pStyle w:val="TOC3"/>
        <w:tabs>
          <w:tab w:val="right" w:leader="dot" w:pos="9350"/>
        </w:tabs>
        <w:rPr>
          <w:ins w:id="92" w:author="Andrei-Eugen Birta" w:date="2018-05-13T17:33:00Z"/>
          <w:rFonts w:asciiTheme="minorHAnsi" w:eastAsiaTheme="minorEastAsia" w:hAnsiTheme="minorHAnsi" w:cstheme="minorBidi"/>
          <w:noProof/>
          <w:sz w:val="22"/>
          <w:szCs w:val="22"/>
        </w:rPr>
      </w:pPr>
      <w:ins w:id="93"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"_Toc513996190"</w:instrText>
        </w:r>
        <w:r w:rsidRPr="00B46CA5">
          <w:rPr>
            <w:rStyle w:val="Hyperlink"/>
            <w:noProof/>
          </w:rPr>
          <w:instrText xml:space="preserve"> </w:instrText>
        </w:r>
        <w:r w:rsidRPr="00B46CA5">
          <w:rPr>
            <w:rStyle w:val="Hyperlink"/>
            <w:noProof/>
          </w:rPr>
          <w:fldChar w:fldCharType="separate"/>
        </w:r>
        <w:r w:rsidRPr="00B46CA5">
          <w:rPr>
            <w:rStyle w:val="Hyperlink"/>
            <w:noProof/>
          </w:rPr>
          <w:t>e.2. Unsupervised Learning</w:t>
        </w:r>
        <w:r>
          <w:rPr>
            <w:noProof/>
            <w:webHidden/>
          </w:rPr>
          <w:tab/>
        </w:r>
        <w:r>
          <w:rPr>
            <w:noProof/>
            <w:webHidden/>
          </w:rPr>
          <w:fldChar w:fldCharType="begin"/>
        </w:r>
        <w:r>
          <w:rPr>
            <w:noProof/>
            <w:webHidden/>
          </w:rPr>
          <w:instrText xml:space="preserve"> PAGEREF _Toc513996190 \h </w:instrText>
        </w:r>
      </w:ins>
      <w:r>
        <w:rPr>
          <w:noProof/>
          <w:webHidden/>
        </w:rPr>
      </w:r>
      <w:r>
        <w:rPr>
          <w:noProof/>
          <w:webHidden/>
        </w:rPr>
        <w:fldChar w:fldCharType="separate"/>
      </w:r>
      <w:ins w:id="94" w:author="Andrei-Eugen Birta" w:date="2018-05-13T17:33:00Z">
        <w:r>
          <w:rPr>
            <w:noProof/>
            <w:webHidden/>
          </w:rPr>
          <w:t>16</w:t>
        </w:r>
        <w:r>
          <w:rPr>
            <w:noProof/>
            <w:webHidden/>
          </w:rPr>
          <w:fldChar w:fldCharType="end"/>
        </w:r>
        <w:r w:rsidRPr="00B46CA5">
          <w:rPr>
            <w:rStyle w:val="Hyperlink"/>
            <w:noProof/>
          </w:rPr>
          <w:fldChar w:fldCharType="end"/>
        </w:r>
      </w:ins>
    </w:p>
    <w:p w14:paraId="4E2DD027" w14:textId="48D4F5AE" w:rsidR="007F4432" w:rsidRDefault="007F4432">
      <w:pPr>
        <w:pStyle w:val="TOC4"/>
        <w:tabs>
          <w:tab w:val="right" w:leader="dot" w:pos="9350"/>
        </w:tabs>
        <w:rPr>
          <w:ins w:id="95" w:author="Andrei-Eugen Birta" w:date="2018-05-13T17:33:00Z"/>
          <w:rFonts w:asciiTheme="minorHAnsi" w:eastAsiaTheme="minorEastAsia" w:hAnsiTheme="minorHAnsi" w:cstheme="minorBidi"/>
          <w:noProof/>
          <w:sz w:val="22"/>
          <w:szCs w:val="22"/>
        </w:rPr>
      </w:pPr>
      <w:ins w:id="96"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"_Toc513996191"</w:instrText>
        </w:r>
        <w:r w:rsidRPr="00B46CA5">
          <w:rPr>
            <w:rStyle w:val="Hyperlink"/>
            <w:noProof/>
          </w:rPr>
          <w:instrText xml:space="preserve"> </w:instrText>
        </w:r>
        <w:r w:rsidRPr="00B46CA5">
          <w:rPr>
            <w:rStyle w:val="Hyperlink"/>
            <w:noProof/>
          </w:rPr>
          <w:fldChar w:fldCharType="separate"/>
        </w:r>
        <w:r w:rsidRPr="00B46CA5">
          <w:rPr>
            <w:rStyle w:val="Hyperlink"/>
            <w:noProof/>
          </w:rPr>
          <w:t>e.2.1. Chosen Technique</w:t>
        </w:r>
        <w:r>
          <w:rPr>
            <w:noProof/>
            <w:webHidden/>
          </w:rPr>
          <w:tab/>
        </w:r>
        <w:r>
          <w:rPr>
            <w:noProof/>
            <w:webHidden/>
          </w:rPr>
          <w:fldChar w:fldCharType="begin"/>
        </w:r>
        <w:r>
          <w:rPr>
            <w:noProof/>
            <w:webHidden/>
          </w:rPr>
          <w:instrText xml:space="preserve"> PAGEREF _Toc513996191 \h </w:instrText>
        </w:r>
      </w:ins>
      <w:r>
        <w:rPr>
          <w:noProof/>
          <w:webHidden/>
        </w:rPr>
      </w:r>
      <w:r>
        <w:rPr>
          <w:noProof/>
          <w:webHidden/>
        </w:rPr>
        <w:fldChar w:fldCharType="separate"/>
      </w:r>
      <w:ins w:id="97" w:author="Andrei-Eugen Birta" w:date="2018-05-13T17:33:00Z">
        <w:r>
          <w:rPr>
            <w:noProof/>
            <w:webHidden/>
          </w:rPr>
          <w:t>16</w:t>
        </w:r>
        <w:r>
          <w:rPr>
            <w:noProof/>
            <w:webHidden/>
          </w:rPr>
          <w:fldChar w:fldCharType="end"/>
        </w:r>
        <w:r w:rsidRPr="00B46CA5">
          <w:rPr>
            <w:rStyle w:val="Hyperlink"/>
            <w:noProof/>
          </w:rPr>
          <w:fldChar w:fldCharType="end"/>
        </w:r>
      </w:ins>
    </w:p>
    <w:p w14:paraId="4E974933" w14:textId="62D983E6" w:rsidR="007F4432" w:rsidRDefault="007F4432">
      <w:pPr>
        <w:pStyle w:val="TOC4"/>
        <w:tabs>
          <w:tab w:val="right" w:leader="dot" w:pos="9350"/>
        </w:tabs>
        <w:rPr>
          <w:ins w:id="98" w:author="Andrei-Eugen Birta" w:date="2018-05-13T17:33:00Z"/>
          <w:rFonts w:asciiTheme="minorHAnsi" w:eastAsiaTheme="minorEastAsia" w:hAnsiTheme="minorHAnsi" w:cstheme="minorBidi"/>
          <w:noProof/>
          <w:sz w:val="22"/>
          <w:szCs w:val="22"/>
        </w:rPr>
      </w:pPr>
      <w:ins w:id="9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"_Toc513996192"</w:instrText>
        </w:r>
        <w:r w:rsidRPr="00B46CA5">
          <w:rPr>
            <w:rStyle w:val="Hyperlink"/>
            <w:noProof/>
          </w:rPr>
          <w:instrText xml:space="preserve"> </w:instrText>
        </w:r>
        <w:r w:rsidRPr="00B46CA5">
          <w:rPr>
            <w:rStyle w:val="Hyperlink"/>
            <w:noProof/>
          </w:rPr>
          <w:fldChar w:fldCharType="separate"/>
        </w:r>
        <w:r w:rsidR="00461955">
          <w:rPr>
            <w:rStyle w:val="Hyperlink"/>
            <w:noProof/>
          </w:rPr>
          <w:t>e.2.2.</w:t>
        </w:r>
      </w:ins>
      <w:ins w:id="100" w:author="Andrei-Eugen Birta" w:date="2018-05-13T17:35:00Z">
        <w:r w:rsidR="00461955">
          <w:rPr>
            <w:rStyle w:val="Hyperlink"/>
            <w:noProof/>
          </w:rPr>
          <w:t xml:space="preserve"> </w:t>
        </w:r>
      </w:ins>
      <w:ins w:id="101" w:author="Andrei-Eugen Birta" w:date="2018-05-13T17:33:00Z">
        <w:r w:rsidRPr="00B46CA5">
          <w:rPr>
            <w:rStyle w:val="Hyperlink"/>
            <w:noProof/>
          </w:rPr>
          <w:t>Technique Implementation</w:t>
        </w:r>
        <w:r>
          <w:rPr>
            <w:noProof/>
            <w:webHidden/>
          </w:rPr>
          <w:tab/>
        </w:r>
        <w:r>
          <w:rPr>
            <w:noProof/>
            <w:webHidden/>
          </w:rPr>
          <w:fldChar w:fldCharType="begin"/>
        </w:r>
        <w:r>
          <w:rPr>
            <w:noProof/>
            <w:webHidden/>
          </w:rPr>
          <w:instrText xml:space="preserve"> PAGEREF _Toc513996192 \h </w:instrText>
        </w:r>
      </w:ins>
      <w:r>
        <w:rPr>
          <w:noProof/>
          <w:webHidden/>
        </w:rPr>
      </w:r>
      <w:r>
        <w:rPr>
          <w:noProof/>
          <w:webHidden/>
        </w:rPr>
        <w:fldChar w:fldCharType="separate"/>
      </w:r>
      <w:ins w:id="102" w:author="Andrei-Eugen Birta" w:date="2018-05-13T17:33:00Z">
        <w:r>
          <w:rPr>
            <w:noProof/>
            <w:webHidden/>
          </w:rPr>
          <w:t>16</w:t>
        </w:r>
        <w:r>
          <w:rPr>
            <w:noProof/>
            <w:webHidden/>
          </w:rPr>
          <w:fldChar w:fldCharType="end"/>
        </w:r>
        <w:r w:rsidRPr="00B46CA5">
          <w:rPr>
            <w:rStyle w:val="Hyperlink"/>
            <w:noProof/>
          </w:rPr>
          <w:fldChar w:fldCharType="end"/>
        </w:r>
      </w:ins>
    </w:p>
    <w:p w14:paraId="1CE00BFC" w14:textId="289B025B" w:rsidR="007F4432" w:rsidRDefault="007F4432">
      <w:pPr>
        <w:pStyle w:val="TOC2"/>
        <w:tabs>
          <w:tab w:val="left" w:pos="720"/>
          <w:tab w:val="right" w:leader="dot" w:pos="9350"/>
        </w:tabs>
        <w:rPr>
          <w:ins w:id="103" w:author="Andrei-Eugen Birta" w:date="2018-05-13T17:33:00Z"/>
          <w:rFonts w:asciiTheme="minorHAnsi" w:eastAsiaTheme="minorEastAsia" w:hAnsiTheme="minorHAnsi" w:cstheme="minorBidi"/>
          <w:noProof/>
          <w:sz w:val="22"/>
          <w:szCs w:val="22"/>
        </w:rPr>
      </w:pPr>
      <w:ins w:id="10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"_Toc513996193"</w:instrText>
        </w:r>
        <w:r w:rsidRPr="00B46CA5">
          <w:rPr>
            <w:rStyle w:val="Hyperlink"/>
            <w:noProof/>
          </w:rPr>
          <w:instrText xml:space="preserve"> </w:instrText>
        </w:r>
        <w:r w:rsidRPr="00B46CA5">
          <w:rPr>
            <w:rStyle w:val="Hyperlink"/>
            <w:noProof/>
          </w:rPr>
          <w:fldChar w:fldCharType="separate"/>
        </w:r>
        <w:r w:rsidRPr="00B46CA5">
          <w:rPr>
            <w:rStyle w:val="Hyperlink"/>
            <w:noProof/>
          </w:rPr>
          <w:t>f.</w:t>
        </w:r>
      </w:ins>
      <w:ins w:id="105" w:author="Andrei-Eugen Birta" w:date="2018-05-13T17:35:00Z">
        <w:r>
          <w:rPr>
            <w:rFonts w:asciiTheme="minorHAnsi" w:eastAsiaTheme="minorEastAsia" w:hAnsiTheme="minorHAnsi" w:cstheme="minorBidi"/>
            <w:noProof/>
            <w:sz w:val="22"/>
            <w:szCs w:val="22"/>
          </w:rPr>
          <w:t xml:space="preserve"> </w:t>
        </w:r>
      </w:ins>
      <w:ins w:id="106" w:author="Andrei-Eugen Birta" w:date="2018-05-13T17:33:00Z">
        <w:r w:rsidRPr="00B46CA5">
          <w:rPr>
            <w:rStyle w:val="Hyperlink"/>
            <w:noProof/>
          </w:rPr>
          <w:t>Perspective Analysis</w:t>
        </w:r>
        <w:r>
          <w:rPr>
            <w:noProof/>
            <w:webHidden/>
          </w:rPr>
          <w:tab/>
        </w:r>
        <w:r>
          <w:rPr>
            <w:noProof/>
            <w:webHidden/>
          </w:rPr>
          <w:fldChar w:fldCharType="begin"/>
        </w:r>
        <w:r>
          <w:rPr>
            <w:noProof/>
            <w:webHidden/>
          </w:rPr>
          <w:instrText xml:space="preserve"> PAGEREF _Toc513996193 \h </w:instrText>
        </w:r>
      </w:ins>
      <w:r>
        <w:rPr>
          <w:noProof/>
          <w:webHidden/>
        </w:rPr>
      </w:r>
      <w:r>
        <w:rPr>
          <w:noProof/>
          <w:webHidden/>
        </w:rPr>
        <w:fldChar w:fldCharType="separate"/>
      </w:r>
      <w:ins w:id="107" w:author="Andrei-Eugen Birta" w:date="2018-05-13T17:33:00Z">
        <w:r>
          <w:rPr>
            <w:noProof/>
            <w:webHidden/>
          </w:rPr>
          <w:t>17</w:t>
        </w:r>
        <w:r>
          <w:rPr>
            <w:noProof/>
            <w:webHidden/>
          </w:rPr>
          <w:fldChar w:fldCharType="end"/>
        </w:r>
        <w:r w:rsidRPr="00B46CA5">
          <w:rPr>
            <w:rStyle w:val="Hyperlink"/>
            <w:noProof/>
          </w:rPr>
          <w:fldChar w:fldCharType="end"/>
        </w:r>
      </w:ins>
    </w:p>
    <w:p w14:paraId="5A388FF2" w14:textId="767D102E" w:rsidR="007F4432" w:rsidRDefault="007F4432">
      <w:pPr>
        <w:pStyle w:val="TOC1"/>
        <w:tabs>
          <w:tab w:val="left" w:pos="480"/>
          <w:tab w:val="right" w:leader="dot" w:pos="9350"/>
        </w:tabs>
        <w:rPr>
          <w:ins w:id="108" w:author="Andrei-Eugen Birta" w:date="2018-05-13T17:33:00Z"/>
          <w:rFonts w:asciiTheme="minorHAnsi" w:eastAsiaTheme="minorEastAsia" w:hAnsiTheme="minorHAnsi" w:cstheme="minorBidi"/>
          <w:noProof/>
          <w:sz w:val="22"/>
          <w:szCs w:val="22"/>
        </w:rPr>
      </w:pPr>
      <w:ins w:id="10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"_Toc513996194"</w:instrText>
        </w:r>
        <w:r w:rsidRPr="00B46CA5">
          <w:rPr>
            <w:rStyle w:val="Hyperlink"/>
            <w:noProof/>
          </w:rPr>
          <w:instrText xml:space="preserve"> </w:instrText>
        </w:r>
        <w:r w:rsidRPr="00B46CA5">
          <w:rPr>
            <w:rStyle w:val="Hyperlink"/>
            <w:noProof/>
          </w:rPr>
          <w:fldChar w:fldCharType="separate"/>
        </w:r>
        <w:r w:rsidRPr="00B46CA5">
          <w:rPr>
            <w:rStyle w:val="Hyperlink"/>
            <w:noProof/>
          </w:rPr>
          <w:t>5.</w:t>
        </w:r>
      </w:ins>
      <w:ins w:id="110" w:author="Andrei-Eugen Birta" w:date="2018-05-13T17:35:00Z">
        <w:r>
          <w:rPr>
            <w:rFonts w:asciiTheme="minorHAnsi" w:eastAsiaTheme="minorEastAsia" w:hAnsiTheme="minorHAnsi" w:cstheme="minorBidi"/>
            <w:noProof/>
            <w:sz w:val="22"/>
            <w:szCs w:val="22"/>
          </w:rPr>
          <w:t xml:space="preserve"> </w:t>
        </w:r>
      </w:ins>
      <w:ins w:id="111" w:author="Andrei-Eugen Birta" w:date="2018-05-13T17:33:00Z">
        <w:r w:rsidRPr="00B46CA5">
          <w:rPr>
            <w:rStyle w:val="Hyperlink"/>
            <w:noProof/>
          </w:rPr>
          <w:t>Conclusion</w:t>
        </w:r>
        <w:r>
          <w:rPr>
            <w:noProof/>
            <w:webHidden/>
          </w:rPr>
          <w:tab/>
        </w:r>
        <w:r>
          <w:rPr>
            <w:noProof/>
            <w:webHidden/>
          </w:rPr>
          <w:fldChar w:fldCharType="begin"/>
        </w:r>
        <w:r>
          <w:rPr>
            <w:noProof/>
            <w:webHidden/>
          </w:rPr>
          <w:instrText xml:space="preserve"> PAGEREF _Toc513996194 \h </w:instrText>
        </w:r>
      </w:ins>
      <w:r>
        <w:rPr>
          <w:noProof/>
          <w:webHidden/>
        </w:rPr>
      </w:r>
      <w:r>
        <w:rPr>
          <w:noProof/>
          <w:webHidden/>
        </w:rPr>
        <w:fldChar w:fldCharType="separate"/>
      </w:r>
      <w:ins w:id="112" w:author="Andrei-Eugen Birta" w:date="2018-05-13T17:33:00Z">
        <w:r>
          <w:rPr>
            <w:noProof/>
            <w:webHidden/>
          </w:rPr>
          <w:t>17</w:t>
        </w:r>
        <w:r>
          <w:rPr>
            <w:noProof/>
            <w:webHidden/>
          </w:rPr>
          <w:fldChar w:fldCharType="end"/>
        </w:r>
        <w:r w:rsidRPr="00B46CA5">
          <w:rPr>
            <w:rStyle w:val="Hyperlink"/>
            <w:noProof/>
          </w:rPr>
          <w:fldChar w:fldCharType="end"/>
        </w:r>
      </w:ins>
    </w:p>
    <w:p w14:paraId="46F7291B" w14:textId="0A43657D" w:rsidR="007F4432" w:rsidRDefault="007F4432">
      <w:pPr>
        <w:pStyle w:val="TOC2"/>
        <w:tabs>
          <w:tab w:val="left" w:pos="720"/>
          <w:tab w:val="right" w:leader="dot" w:pos="9350"/>
        </w:tabs>
        <w:rPr>
          <w:ins w:id="113" w:author="Andrei-Eugen Birta" w:date="2018-05-13T17:33:00Z"/>
          <w:rFonts w:asciiTheme="minorHAnsi" w:eastAsiaTheme="minorEastAsia" w:hAnsiTheme="minorHAnsi" w:cstheme="minorBidi"/>
          <w:noProof/>
          <w:sz w:val="22"/>
          <w:szCs w:val="22"/>
        </w:rPr>
      </w:pPr>
      <w:ins w:id="11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"_Toc513996196"</w:instrText>
        </w:r>
        <w:r w:rsidRPr="00B46CA5">
          <w:rPr>
            <w:rStyle w:val="Hyperlink"/>
            <w:noProof/>
          </w:rPr>
          <w:instrText xml:space="preserve"> </w:instrText>
        </w:r>
        <w:r w:rsidRPr="00B46CA5">
          <w:rPr>
            <w:rStyle w:val="Hyperlink"/>
            <w:noProof/>
          </w:rPr>
          <w:fldChar w:fldCharType="separate"/>
        </w:r>
        <w:r w:rsidRPr="00B46CA5">
          <w:rPr>
            <w:rStyle w:val="Hyperlink"/>
            <w:noProof/>
          </w:rPr>
          <w:t>a.</w:t>
        </w:r>
      </w:ins>
      <w:ins w:id="115" w:author="Andrei-Eugen Birta" w:date="2018-05-13T17:35:00Z">
        <w:r>
          <w:rPr>
            <w:rFonts w:asciiTheme="minorHAnsi" w:eastAsiaTheme="minorEastAsia" w:hAnsiTheme="minorHAnsi" w:cstheme="minorBidi"/>
            <w:noProof/>
            <w:sz w:val="22"/>
            <w:szCs w:val="22"/>
          </w:rPr>
          <w:t xml:space="preserve"> </w:t>
        </w:r>
      </w:ins>
      <w:ins w:id="116" w:author="Andrei-Eugen Birta" w:date="2018-05-13T17:33:00Z">
        <w:r w:rsidRPr="00B46CA5">
          <w:rPr>
            <w:rStyle w:val="Hyperlink"/>
            <w:noProof/>
          </w:rPr>
          <w:t>Denouement</w:t>
        </w:r>
        <w:r>
          <w:rPr>
            <w:noProof/>
            <w:webHidden/>
          </w:rPr>
          <w:tab/>
        </w:r>
        <w:r>
          <w:rPr>
            <w:noProof/>
            <w:webHidden/>
          </w:rPr>
          <w:fldChar w:fldCharType="begin"/>
        </w:r>
        <w:r>
          <w:rPr>
            <w:noProof/>
            <w:webHidden/>
          </w:rPr>
          <w:instrText xml:space="preserve"> PAGEREF _Toc513996196 \h </w:instrText>
        </w:r>
      </w:ins>
      <w:r>
        <w:rPr>
          <w:noProof/>
          <w:webHidden/>
        </w:rPr>
      </w:r>
      <w:r>
        <w:rPr>
          <w:noProof/>
          <w:webHidden/>
        </w:rPr>
        <w:fldChar w:fldCharType="separate"/>
      </w:r>
      <w:ins w:id="117" w:author="Andrei-Eugen Birta" w:date="2018-05-13T17:33:00Z">
        <w:r>
          <w:rPr>
            <w:noProof/>
            <w:webHidden/>
          </w:rPr>
          <w:t>17</w:t>
        </w:r>
        <w:r>
          <w:rPr>
            <w:noProof/>
            <w:webHidden/>
          </w:rPr>
          <w:fldChar w:fldCharType="end"/>
        </w:r>
        <w:r w:rsidRPr="00B46CA5">
          <w:rPr>
            <w:rStyle w:val="Hyperlink"/>
            <w:noProof/>
          </w:rPr>
          <w:fldChar w:fldCharType="end"/>
        </w:r>
      </w:ins>
    </w:p>
    <w:p w14:paraId="12F0C3C2" w14:textId="6AAD006E" w:rsidR="007F4432" w:rsidRDefault="007F4432">
      <w:pPr>
        <w:pStyle w:val="TOC2"/>
        <w:tabs>
          <w:tab w:val="left" w:pos="720"/>
          <w:tab w:val="right" w:leader="dot" w:pos="9350"/>
        </w:tabs>
        <w:rPr>
          <w:ins w:id="118" w:author="Andrei-Eugen Birta" w:date="2018-05-14T12:19:00Z"/>
          <w:rStyle w:val="Hyperlink"/>
          <w:noProof/>
        </w:rPr>
      </w:pPr>
      <w:ins w:id="11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"_Toc513996197"</w:instrText>
        </w:r>
        <w:r w:rsidRPr="00B46CA5">
          <w:rPr>
            <w:rStyle w:val="Hyperlink"/>
            <w:noProof/>
          </w:rPr>
          <w:instrText xml:space="preserve"> </w:instrText>
        </w:r>
        <w:r w:rsidRPr="00B46CA5">
          <w:rPr>
            <w:rStyle w:val="Hyperlink"/>
            <w:noProof/>
          </w:rPr>
          <w:fldChar w:fldCharType="separate"/>
        </w:r>
        <w:r w:rsidRPr="00B46CA5">
          <w:rPr>
            <w:rStyle w:val="Hyperlink"/>
            <w:noProof/>
          </w:rPr>
          <w:t>b.</w:t>
        </w:r>
      </w:ins>
      <w:ins w:id="120" w:author="Andrei-Eugen Birta" w:date="2018-05-13T17:35:00Z">
        <w:r>
          <w:rPr>
            <w:rFonts w:asciiTheme="minorHAnsi" w:eastAsiaTheme="minorEastAsia" w:hAnsiTheme="minorHAnsi" w:cstheme="minorBidi"/>
            <w:noProof/>
            <w:sz w:val="22"/>
            <w:szCs w:val="22"/>
          </w:rPr>
          <w:t xml:space="preserve"> </w:t>
        </w:r>
      </w:ins>
      <w:ins w:id="121" w:author="Andrei-Eugen Birta" w:date="2018-05-13T17:33:00Z">
        <w:r w:rsidRPr="00B46CA5">
          <w:rPr>
            <w:rStyle w:val="Hyperlink"/>
            <w:noProof/>
          </w:rPr>
          <w:t>References</w:t>
        </w:r>
        <w:r>
          <w:rPr>
            <w:noProof/>
            <w:webHidden/>
          </w:rPr>
          <w:tab/>
        </w:r>
        <w:r>
          <w:rPr>
            <w:noProof/>
            <w:webHidden/>
          </w:rPr>
          <w:fldChar w:fldCharType="begin"/>
        </w:r>
        <w:r>
          <w:rPr>
            <w:noProof/>
            <w:webHidden/>
          </w:rPr>
          <w:instrText xml:space="preserve"> PAGEREF _Toc513996197 \h </w:instrText>
        </w:r>
      </w:ins>
      <w:r>
        <w:rPr>
          <w:noProof/>
          <w:webHidden/>
        </w:rPr>
      </w:r>
      <w:r>
        <w:rPr>
          <w:noProof/>
          <w:webHidden/>
        </w:rPr>
        <w:fldChar w:fldCharType="separate"/>
      </w:r>
      <w:ins w:id="122" w:author="Andrei-Eugen Birta" w:date="2018-05-13T17:33:00Z">
        <w:r>
          <w:rPr>
            <w:noProof/>
            <w:webHidden/>
          </w:rPr>
          <w:t>18</w:t>
        </w:r>
        <w:r>
          <w:rPr>
            <w:noProof/>
            <w:webHidden/>
          </w:rPr>
          <w:fldChar w:fldCharType="end"/>
        </w:r>
        <w:r w:rsidRPr="00B46CA5">
          <w:rPr>
            <w:rStyle w:val="Hyperlink"/>
            <w:noProof/>
          </w:rPr>
          <w:fldChar w:fldCharType="end"/>
        </w:r>
      </w:ins>
    </w:p>
    <w:p w14:paraId="09F663E4" w14:textId="5CEEDD81" w:rsidR="00940943" w:rsidRDefault="00940943">
      <w:pPr>
        <w:rPr>
          <w:ins w:id="123" w:author="Andrei-Eugen Birta" w:date="2018-05-14T12:19:00Z"/>
        </w:rPr>
        <w:pPrChange w:id="124" w:author="Andrei-Eugen Birta" w:date="2018-05-14T12:19:00Z">
          <w:pPr>
            <w:pStyle w:val="TOC2"/>
            <w:tabs>
              <w:tab w:val="left" w:pos="720"/>
              <w:tab w:val="right" w:leader="dot" w:pos="9350"/>
            </w:tabs>
          </w:pPr>
        </w:pPrChange>
      </w:pPr>
    </w:p>
    <w:p w14:paraId="52B49838" w14:textId="03A75DF0" w:rsidR="00940943" w:rsidRDefault="00940943">
      <w:pPr>
        <w:rPr>
          <w:ins w:id="125" w:author="Andrei-Eugen Birta" w:date="2018-05-14T12:19:00Z"/>
        </w:rPr>
        <w:pPrChange w:id="126" w:author="Andrei-Eugen Birta" w:date="2018-05-14T12:19:00Z">
          <w:pPr>
            <w:pStyle w:val="TOC2"/>
            <w:tabs>
              <w:tab w:val="left" w:pos="720"/>
              <w:tab w:val="right" w:leader="dot" w:pos="9350"/>
            </w:tabs>
          </w:pPr>
        </w:pPrChange>
      </w:pPr>
    </w:p>
    <w:p w14:paraId="46CB7D8E" w14:textId="77777777" w:rsidR="00940943" w:rsidRPr="00940943" w:rsidRDefault="00940943">
      <w:pPr>
        <w:rPr>
          <w:ins w:id="127" w:author="Andrei-Eugen Birta" w:date="2018-05-13T17:33:00Z"/>
          <w:rPrChange w:id="128" w:author="Andrei-Eugen Birta" w:date="2018-05-14T12:19:00Z">
            <w:rPr>
              <w:ins w:id="129" w:author="Andrei-Eugen Birta" w:date="2018-05-13T17:33:00Z"/>
              <w:rFonts w:asciiTheme="minorHAnsi" w:eastAsiaTheme="minorEastAsia" w:hAnsiTheme="minorHAnsi" w:cstheme="minorBidi"/>
              <w:noProof/>
              <w:sz w:val="22"/>
              <w:szCs w:val="22"/>
            </w:rPr>
          </w:rPrChange>
        </w:rPr>
        <w:pPrChange w:id="130" w:author="Andrei-Eugen Birta" w:date="2018-05-14T12:19:00Z">
          <w:pPr>
            <w:pStyle w:val="TOC2"/>
            <w:tabs>
              <w:tab w:val="left" w:pos="720"/>
              <w:tab w:val="right" w:leader="dot" w:pos="9350"/>
            </w:tabs>
          </w:pPr>
        </w:pPrChange>
      </w:pPr>
    </w:p>
    <w:p w14:paraId="0D2AFAF9" w14:textId="4EB3A5D1" w:rsidR="00890E79" w:rsidRPr="00B15178" w:rsidRDefault="00D72015" w:rsidP="00890E79">
      <w:pPr>
        <w:pStyle w:val="Heading1"/>
        <w:numPr>
          <w:ilvl w:val="0"/>
          <w:numId w:val="2"/>
        </w:numPr>
        <w:rPr>
          <w:rFonts w:ascii="Arial" w:hAnsi="Arial" w:cs="Arial"/>
          <w:sz w:val="24"/>
          <w:szCs w:val="24"/>
        </w:rPr>
      </w:pPr>
      <w:ins w:id="131" w:author="Andrei-Eugen Birta" w:date="2018-05-13T17:33:00Z">
        <w:r>
          <w:rPr>
            <w:rFonts w:ascii="Arial" w:eastAsiaTheme="minorHAnsi" w:hAnsi="Arial" w:cs="Arial"/>
            <w:color w:val="auto"/>
            <w:sz w:val="24"/>
            <w:szCs w:val="24"/>
          </w:rPr>
          <w:lastRenderedPageBreak/>
          <w:fldChar w:fldCharType="end"/>
        </w:r>
      </w:ins>
      <w:bookmarkStart w:id="132" w:name="_Toc513996170"/>
      <w:r w:rsidR="00890E79" w:rsidRPr="00B15178">
        <w:rPr>
          <w:rFonts w:ascii="Arial" w:hAnsi="Arial" w:cs="Arial"/>
          <w:sz w:val="24"/>
          <w:szCs w:val="24"/>
        </w:rPr>
        <w:t>Introduction</w:t>
      </w:r>
      <w:bookmarkEnd w:id="2"/>
      <w:bookmarkEnd w:id="132"/>
    </w:p>
    <w:p w14:paraId="44EACC31" w14:textId="57A79A83"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w:t>
      </w:r>
      <w:ins w:id="133" w:author="Andrei-Eugen Birta" w:date="2018-05-13T17:36:00Z">
        <w:r w:rsidR="005C378A">
          <w:t xml:space="preserve"> Because of the relatively small size of the group and because of the </w:t>
        </w:r>
      </w:ins>
      <w:ins w:id="134" w:author="Andrei-Eugen Birta" w:date="2018-05-13T17:37:00Z">
        <w:r w:rsidR="005C378A">
          <w:t>professional history of the group, the need of a working contract</w:t>
        </w:r>
      </w:ins>
      <w:ins w:id="135" w:author="Andrei-Eugen Birta" w:date="2018-05-13T17:38:00Z">
        <w:r w:rsidR="005C378A">
          <w:t xml:space="preserve"> has </w:t>
        </w:r>
        <w:r w:rsidR="00FC7C8C">
          <w:t>significantly</w:t>
        </w:r>
        <w:r w:rsidR="005C378A">
          <w:t xml:space="preserve"> decreased and </w:t>
        </w:r>
      </w:ins>
      <w:del w:id="136" w:author="Andrei-Eugen Birta" w:date="2018-05-13T17:38:00Z">
        <w:r w:rsidRPr="00B15178" w:rsidDel="005C378A">
          <w:delText xml:space="preserve"> Despite the major differences in our opinions, we agreed on certain rules and guidelines to follow, thoroughly elaborated in the accompanying document called </w:delText>
        </w:r>
        <w:commentRangeStart w:id="137"/>
        <w:r w:rsidRPr="00B15178" w:rsidDel="005C378A">
          <w:delText>group contract</w:delText>
        </w:r>
        <w:commentRangeEnd w:id="137"/>
        <w:r w:rsidR="00F46819" w:rsidDel="005C378A">
          <w:rPr>
            <w:rStyle w:val="CommentReference"/>
          </w:rPr>
          <w:commentReference w:id="137"/>
        </w:r>
        <w:r w:rsidRPr="00B15178" w:rsidDel="005C378A">
          <w:delText xml:space="preserve">; </w:delText>
        </w:r>
      </w:del>
      <w:r w:rsidRPr="00B15178">
        <w:t>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138" w:name="_Toc513995875"/>
      <w:bookmarkStart w:id="139" w:name="_Toc513996171"/>
      <w:r w:rsidRPr="00B15178">
        <w:rPr>
          <w:rFonts w:ascii="Arial" w:hAnsi="Arial" w:cs="Arial"/>
          <w:sz w:val="24"/>
          <w:szCs w:val="24"/>
        </w:rPr>
        <w:t>Problem Statement</w:t>
      </w:r>
      <w:bookmarkEnd w:id="138"/>
      <w:bookmarkEnd w:id="139"/>
    </w:p>
    <w:p w14:paraId="1AB732BE" w14:textId="77777777" w:rsidR="00325A01" w:rsidRPr="00B15178" w:rsidRDefault="00325A01" w:rsidP="00325A01">
      <w:pPr>
        <w:pStyle w:val="Heading2"/>
        <w:numPr>
          <w:ilvl w:val="0"/>
          <w:numId w:val="6"/>
        </w:numPr>
        <w:rPr>
          <w:rFonts w:ascii="Arial" w:hAnsi="Arial" w:cs="Arial"/>
          <w:sz w:val="24"/>
          <w:szCs w:val="24"/>
        </w:rPr>
      </w:pPr>
      <w:bookmarkStart w:id="140" w:name="_Toc513995876"/>
      <w:bookmarkStart w:id="141" w:name="_Toc513996172"/>
      <w:r w:rsidRPr="00B15178">
        <w:rPr>
          <w:rFonts w:ascii="Arial" w:hAnsi="Arial" w:cs="Arial"/>
          <w:sz w:val="24"/>
          <w:szCs w:val="24"/>
        </w:rPr>
        <w:t>Introduction</w:t>
      </w:r>
      <w:bookmarkEnd w:id="140"/>
      <w:bookmarkEnd w:id="141"/>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xml:space="preserve">; by analyzing previous records of such events, and applying various Big Data </w:t>
      </w:r>
      <w:commentRangeStart w:id="142"/>
      <w:commentRangeStart w:id="143"/>
      <w:r>
        <w:t>analyzing</w:t>
      </w:r>
      <w:commentRangeEnd w:id="142"/>
      <w:r w:rsidR="00B17F2F">
        <w:rPr>
          <w:rStyle w:val="CommentReference"/>
        </w:rPr>
        <w:commentReference w:id="142"/>
      </w:r>
      <w:commentRangeEnd w:id="143"/>
      <w:r w:rsidR="00353C20">
        <w:rPr>
          <w:rStyle w:val="CommentReference"/>
        </w:rPr>
        <w:commentReference w:id="143"/>
      </w:r>
      <w:r>
        <w:t xml:space="preserve"> techniques.</w:t>
      </w:r>
    </w:p>
    <w:p w14:paraId="61A9F752" w14:textId="571C13CF" w:rsidR="00325A01" w:rsidRDefault="00325A01" w:rsidP="00325A01">
      <w:pPr>
        <w:pStyle w:val="Heading2"/>
        <w:numPr>
          <w:ilvl w:val="0"/>
          <w:numId w:val="6"/>
        </w:numPr>
        <w:rPr>
          <w:rFonts w:ascii="Arial" w:hAnsi="Arial" w:cs="Arial"/>
          <w:sz w:val="24"/>
          <w:szCs w:val="24"/>
        </w:rPr>
      </w:pPr>
      <w:bookmarkStart w:id="144" w:name="_Toc513995877"/>
      <w:bookmarkStart w:id="145" w:name="_Toc513996173"/>
      <w:r w:rsidRPr="00B15178">
        <w:rPr>
          <w:rFonts w:ascii="Arial" w:hAnsi="Arial" w:cs="Arial"/>
          <w:sz w:val="24"/>
          <w:szCs w:val="24"/>
        </w:rPr>
        <w:t>Case Description</w:t>
      </w:r>
      <w:bookmarkEnd w:id="144"/>
      <w:bookmarkEnd w:id="145"/>
    </w:p>
    <w:p w14:paraId="7DF81A63" w14:textId="77777777" w:rsidR="003E1AC3" w:rsidRPr="003E1AC3" w:rsidRDefault="003E1AC3" w:rsidP="003E1AC3">
      <w:pPr>
        <w:ind w:firstLine="360"/>
      </w:pPr>
      <w:r w:rsidRPr="003E1AC3">
        <w:t>Day to day activities thought us that, the collision between something massive and something small and frail, usually ends up pretty bad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35B4FCB7" w:rsidR="00BE3CF0" w:rsidRPr="003E1AC3" w:rsidRDefault="00BE3CF0" w:rsidP="003E1AC3">
      <w:pPr>
        <w:ind w:firstLine="360"/>
      </w:pPr>
      <w:r>
        <w:t xml:space="preserve">According to Allan and Orosz (2001) bird strikes cost commercial air carriers over US$1.2 billion worldwide from 1999–2000. </w:t>
      </w:r>
      <w:r w:rsidR="00256BA9">
        <w:t xml:space="preserve">Making the case, not only a safety issue, but also </w:t>
      </w:r>
      <w:commentRangeStart w:id="146"/>
      <w:del w:id="147" w:author="Andrei-Eugen Birta" w:date="2018-05-12T19:20:00Z">
        <w:r w:rsidR="00256BA9" w:rsidDel="00434A00">
          <w:delText>a</w:delText>
        </w:r>
      </w:del>
      <w:commentRangeEnd w:id="146"/>
      <w:ins w:id="148" w:author="Andrei-Eugen Birta" w:date="2018-05-12T19:20:00Z">
        <w:r w:rsidR="00434A00">
          <w:t>an</w:t>
        </w:r>
      </w:ins>
      <w:r w:rsidR="002207E8">
        <w:rPr>
          <w:rStyle w:val="CommentReference"/>
        </w:rPr>
        <w:commentReference w:id="146"/>
      </w:r>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149" w:name="_Toc513995878"/>
      <w:bookmarkStart w:id="150" w:name="_Toc513996174"/>
      <w:r w:rsidRPr="00B15178">
        <w:rPr>
          <w:rFonts w:ascii="Arial" w:hAnsi="Arial" w:cs="Arial"/>
          <w:sz w:val="24"/>
          <w:szCs w:val="24"/>
        </w:rPr>
        <w:lastRenderedPageBreak/>
        <w:t>Learning Goals</w:t>
      </w:r>
      <w:bookmarkEnd w:id="149"/>
      <w:bookmarkEnd w:id="150"/>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ListParagraph"/>
        <w:numPr>
          <w:ilvl w:val="0"/>
          <w:numId w:val="7"/>
        </w:numPr>
      </w:pPr>
      <w:r w:rsidRPr="00B025C0">
        <w:t>Gathering useful datasets related to the case (Data acquisition)</w:t>
      </w:r>
    </w:p>
    <w:p w14:paraId="170E7472" w14:textId="77777777" w:rsidR="00B025C0" w:rsidRPr="00B025C0" w:rsidRDefault="00B025C0" w:rsidP="00B025C0">
      <w:pPr>
        <w:pStyle w:val="ListParagraph"/>
        <w:numPr>
          <w:ilvl w:val="0"/>
          <w:numId w:val="7"/>
        </w:numPr>
      </w:pPr>
      <w:r w:rsidRPr="00B025C0">
        <w:t>Converting datasets to a common format, in order to facilitate data analysis, using tools offered by Python</w:t>
      </w:r>
    </w:p>
    <w:p w14:paraId="2095F476" w14:textId="4C320E37" w:rsidR="00B025C0" w:rsidRPr="00B025C0" w:rsidRDefault="00B025C0" w:rsidP="00B025C0">
      <w:pPr>
        <w:pStyle w:val="ListParagraph"/>
        <w:numPr>
          <w:ilvl w:val="0"/>
          <w:numId w:val="7"/>
        </w:numPr>
      </w:pPr>
      <w:commentRangeStart w:id="151"/>
      <w:commentRangeStart w:id="152"/>
      <w:del w:id="153" w:author="Andrei-Eugen Birta" w:date="2018-05-13T17:41:00Z">
        <w:r w:rsidRPr="00B025C0" w:rsidDel="004B7389">
          <w:delText xml:space="preserve">Filtering </w:delText>
        </w:r>
      </w:del>
      <w:ins w:id="154" w:author="Andrei-Eugen Birta" w:date="2018-05-13T17:41:00Z">
        <w:r w:rsidR="004B7389">
          <w:t>Wrangling</w:t>
        </w:r>
        <w:r w:rsidR="004B7389" w:rsidRPr="00B025C0">
          <w:t xml:space="preserve"> </w:t>
        </w:r>
      </w:ins>
      <w:r w:rsidRPr="00B025C0">
        <w:t xml:space="preserve">data </w:t>
      </w:r>
      <w:commentRangeEnd w:id="151"/>
      <w:r w:rsidR="002207E8">
        <w:rPr>
          <w:rStyle w:val="CommentReference"/>
        </w:rPr>
        <w:commentReference w:id="151"/>
      </w:r>
      <w:commentRangeEnd w:id="152"/>
      <w:r w:rsidR="00C65F5D">
        <w:rPr>
          <w:rStyle w:val="CommentReference"/>
        </w:rPr>
        <w:commentReference w:id="152"/>
      </w:r>
      <w:r w:rsidRPr="00B025C0">
        <w:t>(dealing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50AA27D2" w:rsidR="004A4790" w:rsidRPr="001B73C2" w:rsidRDefault="00B025C0" w:rsidP="004A4790">
      <w:pPr>
        <w:pStyle w:val="ListParagraph"/>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Heading1"/>
        <w:numPr>
          <w:ilvl w:val="0"/>
          <w:numId w:val="2"/>
        </w:numPr>
        <w:rPr>
          <w:rFonts w:ascii="Arial" w:hAnsi="Arial" w:cs="Arial"/>
          <w:sz w:val="24"/>
          <w:szCs w:val="24"/>
        </w:rPr>
      </w:pPr>
      <w:bookmarkStart w:id="155" w:name="_Toc513995879"/>
      <w:bookmarkStart w:id="156" w:name="_Toc513996175"/>
      <w:r w:rsidRPr="00B15178">
        <w:rPr>
          <w:rFonts w:ascii="Arial" w:hAnsi="Arial" w:cs="Arial"/>
          <w:sz w:val="24"/>
          <w:szCs w:val="24"/>
        </w:rPr>
        <w:t>Development Framework</w:t>
      </w:r>
      <w:bookmarkEnd w:id="155"/>
      <w:bookmarkEnd w:id="156"/>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From the diagram above, resulted that we needed some kind of agile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Although the high level of criticality indicates that structured development method should be used, we have decided to work following the Kanban development method, because of two reasons: it best fits the other four measurements and it’s quite unlikely that our project will be used by any company, due to various reasons.</w:t>
      </w:r>
    </w:p>
    <w:p w14:paraId="0D587781" w14:textId="27555B6B" w:rsidR="003046B9" w:rsidRDefault="003046B9" w:rsidP="003046B9">
      <w:pPr>
        <w:pStyle w:val="Heading2"/>
        <w:numPr>
          <w:ilvl w:val="0"/>
          <w:numId w:val="8"/>
        </w:numPr>
      </w:pPr>
      <w:bookmarkStart w:id="157" w:name="_Toc513995880"/>
      <w:bookmarkStart w:id="158" w:name="_Toc513996176"/>
      <w:r>
        <w:t>Pros</w:t>
      </w:r>
      <w:bookmarkEnd w:id="157"/>
      <w:bookmarkEnd w:id="158"/>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1F241AE6" w:rsidR="003046B9" w:rsidRDefault="003046B9" w:rsidP="003046B9">
      <w:pPr>
        <w:pStyle w:val="ListParagraph"/>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59" w:name="_Toc513995881"/>
      <w:bookmarkStart w:id="160" w:name="_Toc513996177"/>
      <w:r>
        <w:t>Cons</w:t>
      </w:r>
      <w:bookmarkEnd w:id="159"/>
      <w:bookmarkEnd w:id="160"/>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61" w:name="_Toc513995882"/>
      <w:bookmarkStart w:id="162" w:name="_Toc513996178"/>
      <w:r w:rsidRPr="00B15178">
        <w:rPr>
          <w:rFonts w:ascii="Arial" w:hAnsi="Arial" w:cs="Arial"/>
          <w:sz w:val="24"/>
          <w:szCs w:val="24"/>
        </w:rPr>
        <w:t>Development P</w:t>
      </w:r>
      <w:r w:rsidR="00890E79" w:rsidRPr="00B15178">
        <w:rPr>
          <w:rFonts w:ascii="Arial" w:hAnsi="Arial" w:cs="Arial"/>
          <w:sz w:val="24"/>
          <w:szCs w:val="24"/>
        </w:rPr>
        <w:t>rocess</w:t>
      </w:r>
      <w:bookmarkEnd w:id="161"/>
      <w:bookmarkEnd w:id="162"/>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63" w:name="_Toc513995883"/>
      <w:bookmarkStart w:id="164" w:name="_Toc513996179"/>
      <w:r w:rsidRPr="00B15178">
        <w:rPr>
          <w:rFonts w:ascii="Arial" w:hAnsi="Arial" w:cs="Arial"/>
          <w:sz w:val="24"/>
          <w:szCs w:val="24"/>
        </w:rPr>
        <w:t>Data Acquisition</w:t>
      </w:r>
      <w:bookmarkEnd w:id="163"/>
      <w:bookmarkEnd w:id="164"/>
    </w:p>
    <w:p w14:paraId="4C58EE46" w14:textId="2614701E" w:rsidR="00DD19E1" w:rsidRDefault="00DD19E1" w:rsidP="00DD19E1">
      <w:pPr>
        <w:ind w:firstLine="360"/>
      </w:pPr>
      <w:r>
        <w:t xml:space="preserve">Data Acquisition is the first step that has to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5288434" w:rsidR="00956F16" w:rsidRDefault="00956F16" w:rsidP="00956F16">
      <w:pPr>
        <w:pStyle w:val="ListParagraph"/>
        <w:numPr>
          <w:ilvl w:val="1"/>
          <w:numId w:val="2"/>
        </w:numPr>
      </w:pPr>
      <w:r>
        <w:lastRenderedPageBreak/>
        <w:t xml:space="preserve">USA </w:t>
      </w:r>
      <w:commentRangeStart w:id="165"/>
      <w:del w:id="166" w:author="Andrei-Eugen Birta" w:date="2018-05-12T19:21:00Z">
        <w:r w:rsidDel="00CC52E5">
          <w:delText>successful</w:delText>
        </w:r>
        <w:commentRangeEnd w:id="165"/>
        <w:r w:rsidR="00FA435F" w:rsidDel="00CC52E5">
          <w:rPr>
            <w:rStyle w:val="CommentReference"/>
          </w:rPr>
          <w:commentReference w:id="165"/>
        </w:r>
        <w:r w:rsidDel="00CC52E5">
          <w:delText xml:space="preserve"> </w:delText>
        </w:r>
      </w:del>
      <w:r>
        <w:t>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3092262" w:rsidR="000F574F" w:rsidRPr="00DD19E1" w:rsidRDefault="000F574F" w:rsidP="00956F16">
      <w:pPr>
        <w:pStyle w:val="ListParagraph"/>
        <w:numPr>
          <w:ilvl w:val="1"/>
          <w:numId w:val="2"/>
        </w:numPr>
      </w:pPr>
      <w:r>
        <w:t>USA airlines</w:t>
      </w:r>
    </w:p>
    <w:p w14:paraId="03B65C08" w14:textId="0E407401" w:rsidR="007207EC" w:rsidRDefault="007207EC" w:rsidP="007207EC">
      <w:pPr>
        <w:pStyle w:val="Heading2"/>
        <w:numPr>
          <w:ilvl w:val="0"/>
          <w:numId w:val="5"/>
        </w:numPr>
        <w:rPr>
          <w:rFonts w:ascii="Arial" w:hAnsi="Arial" w:cs="Arial"/>
          <w:sz w:val="24"/>
          <w:szCs w:val="24"/>
        </w:rPr>
      </w:pPr>
      <w:bookmarkStart w:id="167" w:name="_Toc513995884"/>
      <w:bookmarkStart w:id="168" w:name="_Toc513996180"/>
      <w:commentRangeStart w:id="169"/>
      <w:commentRangeStart w:id="170"/>
      <w:commentRangeStart w:id="171"/>
      <w:commentRangeStart w:id="172"/>
      <w:commentRangeStart w:id="173"/>
      <w:r w:rsidRPr="00B15178">
        <w:rPr>
          <w:rFonts w:ascii="Arial" w:hAnsi="Arial" w:cs="Arial"/>
          <w:sz w:val="24"/>
          <w:szCs w:val="24"/>
        </w:rPr>
        <w:t>Data Wrangling</w:t>
      </w:r>
      <w:commentRangeEnd w:id="169"/>
      <w:r w:rsidR="0059497A">
        <w:rPr>
          <w:rStyle w:val="CommentReference"/>
          <w:rFonts w:ascii="Arial" w:eastAsiaTheme="minorHAnsi" w:hAnsi="Arial" w:cs="Arial"/>
          <w:color w:val="auto"/>
        </w:rPr>
        <w:commentReference w:id="169"/>
      </w:r>
      <w:commentRangeEnd w:id="170"/>
      <w:r w:rsidR="000F574F">
        <w:rPr>
          <w:rStyle w:val="CommentReference"/>
          <w:rFonts w:ascii="Arial" w:eastAsiaTheme="minorHAnsi" w:hAnsi="Arial" w:cs="Arial"/>
          <w:color w:val="auto"/>
        </w:rPr>
        <w:commentReference w:id="170"/>
      </w:r>
      <w:commentRangeEnd w:id="171"/>
      <w:r w:rsidR="009E0631">
        <w:rPr>
          <w:rStyle w:val="CommentReference"/>
          <w:rFonts w:ascii="Arial" w:eastAsiaTheme="minorHAnsi" w:hAnsi="Arial" w:cs="Arial"/>
          <w:color w:val="auto"/>
        </w:rPr>
        <w:commentReference w:id="171"/>
      </w:r>
      <w:commentRangeEnd w:id="172"/>
      <w:r w:rsidR="00CD56CD">
        <w:rPr>
          <w:rStyle w:val="CommentReference"/>
          <w:rFonts w:ascii="Arial" w:eastAsiaTheme="minorHAnsi" w:hAnsi="Arial" w:cs="Arial"/>
          <w:color w:val="auto"/>
        </w:rPr>
        <w:commentReference w:id="172"/>
      </w:r>
      <w:commentRangeEnd w:id="173"/>
      <w:r w:rsidR="00FA435F">
        <w:rPr>
          <w:rStyle w:val="CommentReference"/>
          <w:rFonts w:ascii="Arial" w:eastAsiaTheme="minorHAnsi" w:hAnsi="Arial" w:cs="Arial"/>
          <w:color w:val="auto"/>
        </w:rPr>
        <w:commentReference w:id="173"/>
      </w:r>
      <w:bookmarkEnd w:id="167"/>
      <w:bookmarkEnd w:id="168"/>
    </w:p>
    <w:p w14:paraId="55450930" w14:textId="31C39020"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 such that it will be ready to go for further processing.</w:t>
      </w:r>
    </w:p>
    <w:p w14:paraId="367CE428" w14:textId="19530BA2" w:rsidR="006B6150" w:rsidRDefault="006B6150" w:rsidP="00341C8D">
      <w:pPr>
        <w:ind w:firstLine="360"/>
      </w:pPr>
      <w:r>
        <w:t>We chose to do this, by using very powerful libraries, such as Pandas and Numpy,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using Pandas’s “read_csv”</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277E802B" w:rsidR="00DE0DAF" w:rsidRPr="00DE0DAF" w:rsidRDefault="00233B65" w:rsidP="00DE0DAF">
      <w:pPr>
        <w:pStyle w:val="Caption"/>
      </w:pPr>
      <w:r>
        <w:t xml:space="preserve">Figure </w:t>
      </w:r>
      <w:r w:rsidR="00184B31">
        <w:fldChar w:fldCharType="begin"/>
      </w:r>
      <w:r w:rsidR="00184B31">
        <w:instrText xml:space="preserve"> SEQ Figure \* ARABIC </w:instrText>
      </w:r>
      <w:r w:rsidR="00184B31">
        <w:fldChar w:fldCharType="separate"/>
      </w:r>
      <w:r w:rsidR="004C5B1F">
        <w:rPr>
          <w:noProof/>
        </w:rPr>
        <w:t>1</w:t>
      </w:r>
      <w:r w:rsidR="00184B31">
        <w:rPr>
          <w:noProof/>
        </w:rPr>
        <w:fldChar w:fldCharType="end"/>
      </w:r>
    </w:p>
    <w:p w14:paraId="14AFEB7F" w14:textId="4D8CD9EB" w:rsidR="00341C8D" w:rsidRPr="006B6150" w:rsidRDefault="00341C8D" w:rsidP="00341C8D">
      <w:pPr>
        <w:ind w:firstLine="360"/>
      </w:pPr>
      <w:r>
        <w:tab/>
      </w:r>
      <w:bookmarkStart w:id="174" w:name="_Toc513995885"/>
      <w:bookmarkStart w:id="175" w:name="_Toc513996181"/>
      <w:ins w:id="176" w:author="Andrei-Eugen Birta" w:date="2018-05-13T17:31:00Z">
        <w:r w:rsidR="007660B6" w:rsidRPr="006153A4">
          <w:rPr>
            <w:rStyle w:val="Heading3Char"/>
            <w:rFonts w:ascii="Arial" w:hAnsi="Arial" w:cs="Arial"/>
            <w:rPrChange w:id="177" w:author="Andrei-Eugen Birta" w:date="2018-05-13T17:31:00Z">
              <w:rPr/>
            </w:rPrChange>
          </w:rPr>
          <w:t>b.1.</w:t>
        </w:r>
      </w:ins>
      <w:ins w:id="178" w:author="Andrei-Eugen Birta" w:date="2018-05-13T17:33:00Z">
        <w:r w:rsidR="00C5204C">
          <w:rPr>
            <w:rStyle w:val="Heading3Char"/>
            <w:rFonts w:ascii="Arial" w:hAnsi="Arial" w:cs="Arial"/>
          </w:rPr>
          <w:t xml:space="preserve"> </w:t>
        </w:r>
      </w:ins>
      <w:r w:rsidRPr="006B6150">
        <w:rPr>
          <w:rStyle w:val="Heading3Char"/>
          <w:rFonts w:ascii="Arial" w:hAnsi="Arial" w:cs="Arial"/>
        </w:rPr>
        <w:t>Identify and Handle Missing Values</w:t>
      </w:r>
      <w:bookmarkEnd w:id="174"/>
      <w:bookmarkEnd w:id="175"/>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lastRenderedPageBreak/>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5E1DF76E" w:rsidR="00B656AB" w:rsidRPr="00B656AB" w:rsidRDefault="00EB6216" w:rsidP="00B656AB">
      <w:pPr>
        <w:pStyle w:val="Caption"/>
      </w:pPr>
      <w:r>
        <w:t xml:space="preserve">Figure </w:t>
      </w:r>
      <w:r w:rsidR="00184B31">
        <w:fldChar w:fldCharType="begin"/>
      </w:r>
      <w:r w:rsidR="00184B31">
        <w:instrText xml:space="preserve"> SEQ Figure \* ARABIC </w:instrText>
      </w:r>
      <w:r w:rsidR="00184B31">
        <w:fldChar w:fldCharType="separate"/>
      </w:r>
      <w:r w:rsidR="004C5B1F">
        <w:rPr>
          <w:noProof/>
        </w:rPr>
        <w:t>2</w:t>
      </w:r>
      <w:r w:rsidR="00184B31">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 xml:space="preserve">For example, we decided to go with a positive approach and fill N/A values in “nr_injuries” </w:t>
      </w:r>
      <w:r w:rsidR="000B5830">
        <w:t>and</w:t>
      </w:r>
      <w:r>
        <w:t xml:space="preserve"> “nr_fatalities”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126F32BE" w:rsidR="007110F3" w:rsidRDefault="007110F3" w:rsidP="007110F3">
      <w:pPr>
        <w:pStyle w:val="Caption"/>
      </w:pPr>
      <w:r>
        <w:t xml:space="preserve">Figure </w:t>
      </w:r>
      <w:r w:rsidR="00184B31">
        <w:fldChar w:fldCharType="begin"/>
      </w:r>
      <w:r w:rsidR="00184B31">
        <w:instrText xml:space="preserve"> SEQ Figure \* ARABIC </w:instrText>
      </w:r>
      <w:r w:rsidR="00184B31">
        <w:fldChar w:fldCharType="separate"/>
      </w:r>
      <w:r w:rsidR="004C5B1F">
        <w:rPr>
          <w:noProof/>
        </w:rPr>
        <w:t>3</w:t>
      </w:r>
      <w:r w:rsidR="00184B31">
        <w:rPr>
          <w:noProof/>
        </w:rPr>
        <w:fldChar w:fldCharType="end"/>
      </w:r>
    </w:p>
    <w:p w14:paraId="5D255E01" w14:textId="7D943569" w:rsidR="007110F3" w:rsidRDefault="007110F3" w:rsidP="007110F3"/>
    <w:p w14:paraId="19508EFA" w14:textId="630705C3" w:rsidR="00396428" w:rsidRDefault="00483069">
      <w:pPr>
        <w:keepNext/>
        <w:ind w:firstLine="720"/>
        <w:rPr>
          <w:ins w:id="179" w:author="Andrei-Eugen Birta" w:date="2018-05-13T18:13:00Z"/>
        </w:rPr>
      </w:pPr>
      <w:ins w:id="180" w:author="Andrei-Eugen Birta" w:date="2018-05-13T18:09:00Z">
        <w:r>
          <w:rPr>
            <w:noProof/>
          </w:rPr>
          <w:drawing>
            <wp:anchor distT="0" distB="0" distL="114300" distR="114300" simplePos="0" relativeHeight="251685888" behindDoc="1" locked="0" layoutInCell="1" allowOverlap="1" wp14:anchorId="5AC133FD" wp14:editId="072985B4">
              <wp:simplePos x="0" y="0"/>
              <wp:positionH relativeFrom="column">
                <wp:posOffset>-304800</wp:posOffset>
              </wp:positionH>
              <wp:positionV relativeFrom="paragraph">
                <wp:posOffset>260985</wp:posOffset>
              </wp:positionV>
              <wp:extent cx="2028190" cy="1508760"/>
              <wp:effectExtent l="0" t="0" r="0" b="0"/>
              <wp:wrapTight wrapText="bothSides">
                <wp:wrapPolygon edited="0">
                  <wp:start x="0" y="0"/>
                  <wp:lineTo x="0" y="21273"/>
                  <wp:lineTo x="21302" y="21273"/>
                  <wp:lineTo x="21302"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819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Start w:id="181"/>
      <w:r w:rsidR="002264F4">
        <w:t>In some cases, we filled N/A values with</w:t>
      </w:r>
      <w:r w:rsidR="00FF4A28">
        <w:t xml:space="preserve"> the most frequent value</w:t>
      </w:r>
      <w:commentRangeEnd w:id="181"/>
      <w:r w:rsidR="00A720AB">
        <w:rPr>
          <w:rStyle w:val="CommentReference"/>
        </w:rPr>
        <w:commentReference w:id="181"/>
      </w:r>
      <w:r w:rsidR="00FF4A28">
        <w:t>, using</w:t>
      </w:r>
      <w:r w:rsidR="002264F4">
        <w:t xml:space="preserve"> “.mode”</w:t>
      </w:r>
      <w:r w:rsidR="00FF4A28">
        <w:t xml:space="preserve">, </w:t>
      </w:r>
      <w:r w:rsidR="00CB372E">
        <w:t xml:space="preserve">because </w:t>
      </w:r>
      <w:commentRangeStart w:id="182"/>
      <w:del w:id="183" w:author="Andrei-Eugen Birta" w:date="2018-05-13T17:43:00Z">
        <w:r w:rsidR="00CB372E" w:rsidDel="003D6BBE">
          <w:delText>histograms</w:delText>
        </w:r>
        <w:commentRangeEnd w:id="182"/>
        <w:r w:rsidR="00FA435F" w:rsidDel="003D6BBE">
          <w:rPr>
            <w:rStyle w:val="CommentReference"/>
          </w:rPr>
          <w:commentReference w:id="182"/>
        </w:r>
      </w:del>
      <w:ins w:id="184" w:author="Andrei-Eugen Birta" w:date="2018-05-13T17:43:00Z">
        <w:r w:rsidR="003D6BBE">
          <w:t>diagrams</w:t>
        </w:r>
      </w:ins>
      <w:r w:rsidR="00CB372E">
        <w:t>, like Figure</w:t>
      </w:r>
      <w:ins w:id="185" w:author="Andrei-Eugen Birta" w:date="2018-05-13T18:09:00Z">
        <w:r>
          <w:t>s</w:t>
        </w:r>
      </w:ins>
      <w:r w:rsidR="00CB372E">
        <w:t xml:space="preserve"> </w:t>
      </w:r>
      <w:ins w:id="186" w:author="Andrei-Eugen Birta" w:date="2018-05-13T18:11:00Z">
        <w:r w:rsidR="00FE5102">
          <w:t>4</w:t>
        </w:r>
      </w:ins>
      <w:commentRangeStart w:id="187"/>
      <w:commentRangeStart w:id="188"/>
      <w:del w:id="189" w:author="Andrei-Eugen Birta" w:date="2018-05-13T18:11:00Z">
        <w:r w:rsidR="00CB372E" w:rsidDel="00FE5102">
          <w:delText>x</w:delText>
        </w:r>
      </w:del>
      <w:r w:rsidR="00CB372E">
        <w:t>,</w:t>
      </w:r>
      <w:commentRangeEnd w:id="187"/>
      <w:r w:rsidR="002B72CC">
        <w:rPr>
          <w:rStyle w:val="CommentReference"/>
        </w:rPr>
        <w:commentReference w:id="187"/>
      </w:r>
      <w:commentRangeEnd w:id="188"/>
      <w:r w:rsidR="00BD2BDD">
        <w:rPr>
          <w:rStyle w:val="CommentReference"/>
        </w:rPr>
        <w:commentReference w:id="188"/>
      </w:r>
      <w:r w:rsidR="00CB372E">
        <w:t xml:space="preserve"> showed us that the data in those columns was mostly composed of same value, thus</w:t>
      </w:r>
      <w:r w:rsidR="00BF197B">
        <w:t xml:space="preserve"> filling the missing values using “.mode” would result in a much smaller</w:t>
      </w:r>
      <w:r w:rsidR="00CB372E">
        <w:t xml:space="preserve"> impact on the analysis.</w:t>
      </w:r>
    </w:p>
    <w:p w14:paraId="1F75045A" w14:textId="77777777" w:rsidR="000C31EE" w:rsidRDefault="000C31EE">
      <w:pPr>
        <w:keepNext/>
        <w:ind w:firstLine="720"/>
        <w:rPr>
          <w:ins w:id="190" w:author="Andrei-Eugen Birta" w:date="2018-05-13T18:13:00Z"/>
        </w:rPr>
      </w:pPr>
    </w:p>
    <w:p w14:paraId="45EFE19F" w14:textId="6C44A113" w:rsidR="000C31EE" w:rsidRDefault="000C31EE">
      <w:pPr>
        <w:keepNext/>
        <w:ind w:firstLine="720"/>
      </w:pPr>
    </w:p>
    <w:p w14:paraId="3C326E98" w14:textId="7A1BCAEB" w:rsidR="000C31EE" w:rsidRDefault="00157973" w:rsidP="00B55F26">
      <w:pPr>
        <w:ind w:firstLine="360"/>
        <w:rPr>
          <w:ins w:id="191" w:author="Andrei-Eugen Birta" w:date="2018-05-13T18:14:00Z"/>
        </w:rPr>
      </w:pPr>
      <w:ins w:id="192" w:author="Andrei-Eugen Birta" w:date="2018-05-13T18:11:00Z">
        <w:r>
          <w:rPr>
            <w:noProof/>
          </w:rPr>
          <mc:AlternateContent>
            <mc:Choice Requires="wps">
              <w:drawing>
                <wp:anchor distT="0" distB="0" distL="114300" distR="114300" simplePos="0" relativeHeight="251691008" behindDoc="1" locked="0" layoutInCell="1" allowOverlap="1" wp14:anchorId="176B9C6A" wp14:editId="62A5E012">
                  <wp:simplePos x="0" y="0"/>
                  <wp:positionH relativeFrom="column">
                    <wp:posOffset>-335280</wp:posOffset>
                  </wp:positionH>
                  <wp:positionV relativeFrom="paragraph">
                    <wp:posOffset>139700</wp:posOffset>
                  </wp:positionV>
                  <wp:extent cx="723900" cy="635"/>
                  <wp:effectExtent l="0" t="0" r="0" b="8255"/>
                  <wp:wrapTight wrapText="bothSides">
                    <wp:wrapPolygon edited="0">
                      <wp:start x="0" y="0"/>
                      <wp:lineTo x="0" y="20698"/>
                      <wp:lineTo x="21032" y="20698"/>
                      <wp:lineTo x="21032"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723900" cy="635"/>
                          </a:xfrm>
                          <a:prstGeom prst="rect">
                            <a:avLst/>
                          </a:prstGeom>
                          <a:solidFill>
                            <a:prstClr val="white"/>
                          </a:solidFill>
                          <a:ln>
                            <a:noFill/>
                          </a:ln>
                        </wps:spPr>
                        <wps:txbx>
                          <w:txbxContent>
                            <w:p w14:paraId="0F697C88" w14:textId="2B1A9B25" w:rsidR="009F32DA" w:rsidRPr="00380C6B" w:rsidRDefault="009F32DA">
                              <w:pPr>
                                <w:pStyle w:val="Caption"/>
                                <w:rPr>
                                  <w:noProof/>
                                </w:rPr>
                                <w:pPrChange w:id="193" w:author="Andrei-Eugen Birta" w:date="2018-05-13T18:11:00Z">
                                  <w:pPr>
                                    <w:keepNext/>
                                    <w:ind w:firstLine="720"/>
                                  </w:pPr>
                                </w:pPrChange>
                              </w:pPr>
                              <w:ins w:id="194" w:author="Andrei-Eugen Birta" w:date="2018-05-13T18:11:00Z">
                                <w:r>
                                  <w:t xml:space="preserve">Figure </w:t>
                                </w:r>
                                <w:r>
                                  <w:fldChar w:fldCharType="begin"/>
                                </w:r>
                                <w:r>
                                  <w:instrText xml:space="preserve"> SEQ Figure \* ARABIC </w:instrText>
                                </w:r>
                              </w:ins>
                              <w:r>
                                <w:fldChar w:fldCharType="separate"/>
                              </w:r>
                              <w:ins w:id="195" w:author="Andrei-Eugen Birta" w:date="2018-05-14T12:44:00Z">
                                <w:r>
                                  <w:rPr>
                                    <w:noProof/>
                                  </w:rPr>
                                  <w:t>4</w:t>
                                </w:r>
                              </w:ins>
                              <w:ins w:id="196"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6B9C6A" id="_x0000_t202" coordsize="21600,21600" o:spt="202" path="m,l,21600r21600,l21600,xe">
                  <v:stroke joinstyle="miter"/>
                  <v:path gradientshapeok="t" o:connecttype="rect"/>
                </v:shapetype>
                <v:shape id="Text Box 195" o:spid="_x0000_s1026" type="#_x0000_t202" style="position:absolute;left:0;text-align:left;margin-left:-26.4pt;margin-top:11pt;width:57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" stroked="f">
                  <v:textbox style="mso-fit-shape-to-text:t" inset="0,0,0,0">
                    <w:txbxContent>
                      <w:p w14:paraId="0F697C88" w14:textId="2B1A9B25" w:rsidR="009F32DA" w:rsidRPr="00380C6B" w:rsidRDefault="009F32DA">
                        <w:pPr>
                          <w:pStyle w:val="Caption"/>
                          <w:rPr>
                            <w:noProof/>
                          </w:rPr>
                          <w:pPrChange w:id="197" w:author="Andrei-Eugen Birta" w:date="2018-05-13T18:11:00Z">
                            <w:pPr>
                              <w:keepNext/>
                              <w:ind w:firstLine="720"/>
                            </w:pPr>
                          </w:pPrChange>
                        </w:pPr>
                        <w:ins w:id="198" w:author="Andrei-Eugen Birta" w:date="2018-05-13T18:11:00Z">
                          <w:r>
                            <w:t xml:space="preserve">Figure </w:t>
                          </w:r>
                          <w:r>
                            <w:fldChar w:fldCharType="begin"/>
                          </w:r>
                          <w:r>
                            <w:instrText xml:space="preserve"> SEQ Figure \* ARABIC </w:instrText>
                          </w:r>
                        </w:ins>
                        <w:r>
                          <w:fldChar w:fldCharType="separate"/>
                        </w:r>
                        <w:ins w:id="199" w:author="Andrei-Eugen Birta" w:date="2018-05-14T12:44:00Z">
                          <w:r>
                            <w:rPr>
                              <w:noProof/>
                            </w:rPr>
                            <w:t>4</w:t>
                          </w:r>
                        </w:ins>
                        <w:ins w:id="200" w:author="Andrei-Eugen Birta" w:date="2018-05-13T18:11:00Z">
                          <w:r>
                            <w:fldChar w:fldCharType="end"/>
                          </w:r>
                        </w:ins>
                      </w:p>
                    </w:txbxContent>
                  </v:textbox>
                  <w10:wrap type="tight"/>
                </v:shape>
              </w:pict>
            </mc:Fallback>
          </mc:AlternateContent>
        </w:r>
      </w:ins>
      <w:r>
        <w:rPr>
          <w:noProof/>
        </w:rPr>
        <w:drawing>
          <wp:anchor distT="0" distB="0" distL="114300" distR="114300" simplePos="0" relativeHeight="251686912" behindDoc="1" locked="0" layoutInCell="1" allowOverlap="1" wp14:anchorId="24ED4435" wp14:editId="075EF2EA">
            <wp:simplePos x="0" y="0"/>
            <wp:positionH relativeFrom="column">
              <wp:posOffset>-342900</wp:posOffset>
            </wp:positionH>
            <wp:positionV relativeFrom="paragraph">
              <wp:posOffset>360045</wp:posOffset>
            </wp:positionV>
            <wp:extent cx="5943600" cy="2158365"/>
            <wp:effectExtent l="0" t="0" r="0" b="0"/>
            <wp:wrapTight wrapText="bothSides">
              <wp:wrapPolygon edited="0">
                <wp:start x="0" y="0"/>
                <wp:lineTo x="0" y="21352"/>
                <wp:lineTo x="21531" y="2135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anchor>
        </w:drawing>
      </w:r>
    </w:p>
    <w:p w14:paraId="7E6C200E" w14:textId="1E45559B" w:rsidR="00157973" w:rsidRDefault="00157973" w:rsidP="00B55F26">
      <w:pPr>
        <w:ind w:firstLine="360"/>
        <w:rPr>
          <w:ins w:id="201" w:author="Andrei-Eugen Birta" w:date="2018-05-13T18:14:00Z"/>
        </w:rPr>
      </w:pPr>
    </w:p>
    <w:p w14:paraId="76BF6639" w14:textId="3911BDA5" w:rsidR="00157973" w:rsidRDefault="00157973" w:rsidP="00B55F26">
      <w:pPr>
        <w:ind w:firstLine="360"/>
        <w:rPr>
          <w:ins w:id="202" w:author="Andrei-Eugen Birta" w:date="2018-05-13T18:14:00Z"/>
        </w:rPr>
      </w:pPr>
      <w:ins w:id="203" w:author="Andrei-Eugen Birta" w:date="2018-05-13T18:11:00Z">
        <w:r>
          <w:rPr>
            <w:noProof/>
          </w:rPr>
          <mc:AlternateContent>
            <mc:Choice Requires="wps">
              <w:drawing>
                <wp:anchor distT="0" distB="0" distL="114300" distR="114300" simplePos="0" relativeHeight="251688960" behindDoc="1" locked="0" layoutInCell="1" allowOverlap="1" wp14:anchorId="7A3FE265" wp14:editId="6737DF1D">
                  <wp:simplePos x="0" y="0"/>
                  <wp:positionH relativeFrom="column">
                    <wp:posOffset>-274320</wp:posOffset>
                  </wp:positionH>
                  <wp:positionV relativeFrom="paragraph">
                    <wp:posOffset>1986915</wp:posOffset>
                  </wp:positionV>
                  <wp:extent cx="655320" cy="137160"/>
                  <wp:effectExtent l="0" t="0" r="0" b="0"/>
                  <wp:wrapTight wrapText="bothSides">
                    <wp:wrapPolygon edited="0">
                      <wp:start x="0" y="0"/>
                      <wp:lineTo x="0" y="18000"/>
                      <wp:lineTo x="20721" y="18000"/>
                      <wp:lineTo x="20721"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655320" cy="137160"/>
                          </a:xfrm>
                          <a:prstGeom prst="rect">
                            <a:avLst/>
                          </a:prstGeom>
                          <a:solidFill>
                            <a:prstClr val="white"/>
                          </a:solidFill>
                          <a:ln>
                            <a:noFill/>
                          </a:ln>
                        </wps:spPr>
                        <wps:txbx>
                          <w:txbxContent>
                            <w:p w14:paraId="6A383C1F" w14:textId="3AA6DFBC" w:rsidR="009F32DA" w:rsidRPr="00812CC1" w:rsidRDefault="009F32DA">
                              <w:pPr>
                                <w:pStyle w:val="Caption"/>
                                <w:rPr>
                                  <w:noProof/>
                                </w:rPr>
                                <w:pPrChange w:id="204" w:author="Andrei-Eugen Birta" w:date="2018-05-13T18:11:00Z">
                                  <w:pPr>
                                    <w:ind w:firstLine="360"/>
                                  </w:pPr>
                                </w:pPrChange>
                              </w:pPr>
                              <w:ins w:id="205" w:author="Andrei-Eugen Birta" w:date="2018-05-13T18:11:00Z">
                                <w:r>
                                  <w:t xml:space="preserve">Figure </w:t>
                                </w:r>
                                <w:r>
                                  <w:fldChar w:fldCharType="begin"/>
                                </w:r>
                                <w:r>
                                  <w:instrText xml:space="preserve"> SEQ Figure \* ARABIC </w:instrText>
                                </w:r>
                              </w:ins>
                              <w:r>
                                <w:fldChar w:fldCharType="separate"/>
                              </w:r>
                              <w:ins w:id="206" w:author="Andrei-Eugen Birta" w:date="2018-05-14T12:44:00Z">
                                <w:r>
                                  <w:rPr>
                                    <w:noProof/>
                                  </w:rPr>
                                  <w:t>5</w:t>
                                </w:r>
                              </w:ins>
                              <w:ins w:id="207"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E265" id="Text Box 194" o:spid="_x0000_s1027" type="#_x0000_t202" style="position:absolute;left:0;text-align:left;margin-left:-21.6pt;margin-top:156.45pt;width:51.6pt;height:10.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EJHMgIAAGoEAAAOAAAAZHJzL2Uyb0RvYy54bWysVMGO2yAQvVfqPyDujZNsN2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" stroked="f">
                  <v:textbox inset="0,0,0,0">
                    <w:txbxContent>
                      <w:p w14:paraId="6A383C1F" w14:textId="3AA6DFBC" w:rsidR="009F32DA" w:rsidRPr="00812CC1" w:rsidRDefault="009F32DA">
                        <w:pPr>
                          <w:pStyle w:val="Caption"/>
                          <w:rPr>
                            <w:noProof/>
                          </w:rPr>
                          <w:pPrChange w:id="208" w:author="Andrei-Eugen Birta" w:date="2018-05-13T18:11:00Z">
                            <w:pPr>
                              <w:ind w:firstLine="360"/>
                            </w:pPr>
                          </w:pPrChange>
                        </w:pPr>
                        <w:ins w:id="209" w:author="Andrei-Eugen Birta" w:date="2018-05-13T18:11:00Z">
                          <w:r>
                            <w:t xml:space="preserve">Figure </w:t>
                          </w:r>
                          <w:r>
                            <w:fldChar w:fldCharType="begin"/>
                          </w:r>
                          <w:r>
                            <w:instrText xml:space="preserve"> SEQ Figure \* ARABIC </w:instrText>
                          </w:r>
                        </w:ins>
                        <w:r>
                          <w:fldChar w:fldCharType="separate"/>
                        </w:r>
                        <w:ins w:id="210" w:author="Andrei-Eugen Birta" w:date="2018-05-14T12:44:00Z">
                          <w:r>
                            <w:rPr>
                              <w:noProof/>
                            </w:rPr>
                            <w:t>5</w:t>
                          </w:r>
                        </w:ins>
                        <w:ins w:id="211" w:author="Andrei-Eugen Birta" w:date="2018-05-13T18:11:00Z">
                          <w:r>
                            <w:fldChar w:fldCharType="end"/>
                          </w:r>
                        </w:ins>
                      </w:p>
                    </w:txbxContent>
                  </v:textbox>
                  <w10:wrap type="tight"/>
                </v:shape>
              </w:pict>
            </mc:Fallback>
          </mc:AlternateContent>
        </w:r>
      </w:ins>
    </w:p>
    <w:p w14:paraId="39D1F04F" w14:textId="4B5C901E" w:rsidR="007110F3" w:rsidDel="00483069" w:rsidRDefault="00396428" w:rsidP="00396428">
      <w:pPr>
        <w:pStyle w:val="Caption"/>
        <w:rPr>
          <w:del w:id="212" w:author="Andrei-Eugen Birta" w:date="2018-05-13T18:10:00Z"/>
        </w:rPr>
      </w:pPr>
      <w:del w:id="213" w:author="Andrei-Eugen Birta" w:date="2018-05-13T18:10:00Z">
        <w:r w:rsidDel="00483069">
          <w:lastRenderedPageBreak/>
          <w:delText xml:space="preserve">Figure </w:delText>
        </w:r>
        <w:r w:rsidR="004A02BE" w:rsidDel="00483069">
          <w:fldChar w:fldCharType="begin"/>
        </w:r>
        <w:r w:rsidR="004A02BE" w:rsidDel="00483069">
          <w:delInstrText xml:space="preserve"> SEQ Figure \* ARABIC </w:delInstrText>
        </w:r>
        <w:r w:rsidR="004A02BE" w:rsidDel="00483069">
          <w:fldChar w:fldCharType="separate"/>
        </w:r>
        <w:r w:rsidR="005151D3" w:rsidDel="00483069">
          <w:rPr>
            <w:noProof/>
          </w:rPr>
          <w:delText>4</w:delText>
        </w:r>
        <w:r w:rsidR="004A02BE" w:rsidDel="00483069">
          <w:rPr>
            <w:noProof/>
          </w:rPr>
          <w:fldChar w:fldCharType="end"/>
        </w:r>
      </w:del>
    </w:p>
    <w:p w14:paraId="25E8797E" w14:textId="49B74433" w:rsidR="00B55F26" w:rsidRDefault="00B55F26" w:rsidP="00B55F26">
      <w:pPr>
        <w:ind w:firstLine="360"/>
      </w:pPr>
      <w:r>
        <w:t>In other cases</w:t>
      </w:r>
      <w:r w:rsidR="00E52E78">
        <w:t xml:space="preserve">, where we didn’t want </w:t>
      </w:r>
      <w:r w:rsidR="00FF38EB">
        <w:t xml:space="preserve">the </w:t>
      </w:r>
      <w:r w:rsidR="00E52E78">
        <w:t>outliers to have a great impact on the analysis, we used “.median”</w:t>
      </w:r>
      <w:ins w:id="214" w:author="Andrei-Eugen Birta" w:date="2018-05-13T18:14:00Z">
        <w:r w:rsidR="00E71458">
          <w:t>(Fig.6)</w:t>
        </w:r>
      </w:ins>
      <w:r w:rsidR="00CB372E">
        <w:t>.</w:t>
      </w:r>
    </w:p>
    <w:p w14:paraId="230E1B61" w14:textId="7D20D021" w:rsidR="00396428" w:rsidRDefault="00E52E78" w:rsidP="00396428">
      <w:pPr>
        <w:keepNext/>
        <w:ind w:firstLine="360"/>
      </w:pPr>
      <w:r>
        <w:rPr>
          <w:noProof/>
        </w:rPr>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638175"/>
                    </a:xfrm>
                    <a:prstGeom prst="rect">
                      <a:avLst/>
                    </a:prstGeom>
                  </pic:spPr>
                </pic:pic>
              </a:graphicData>
            </a:graphic>
          </wp:inline>
        </w:drawing>
      </w:r>
    </w:p>
    <w:p w14:paraId="36CC798B" w14:textId="480E35F3" w:rsidR="00673639" w:rsidRDefault="00396428" w:rsidP="00396428">
      <w:pPr>
        <w:pStyle w:val="Caption"/>
        <w:rPr>
          <w:noProof/>
        </w:rPr>
      </w:pPr>
      <w:r>
        <w:t xml:space="preserve">Figure </w:t>
      </w:r>
      <w:del w:id="215" w:author="Andrei-Eugen Birta" w:date="2018-05-13T18:15:00Z">
        <w:r w:rsidR="004A02BE" w:rsidDel="008838A5">
          <w:fldChar w:fldCharType="begin"/>
        </w:r>
        <w:r w:rsidR="004A02BE" w:rsidDel="008838A5">
          <w:delInstrText xml:space="preserve"> SEQ Figure \* ARABIC </w:delInstrText>
        </w:r>
        <w:r w:rsidR="004A02BE" w:rsidDel="008838A5">
          <w:fldChar w:fldCharType="separate"/>
        </w:r>
        <w:r w:rsidR="005151D3" w:rsidDel="008838A5">
          <w:rPr>
            <w:noProof/>
          </w:rPr>
          <w:delText>5</w:delText>
        </w:r>
        <w:r w:rsidR="004A02BE" w:rsidDel="008838A5">
          <w:rPr>
            <w:noProof/>
          </w:rPr>
          <w:fldChar w:fldCharType="end"/>
        </w:r>
      </w:del>
      <w:ins w:id="216" w:author="Andrei-Eugen Birta" w:date="2018-05-13T18:15:00Z">
        <w:r w:rsidR="008838A5">
          <w:t>6</w:t>
        </w:r>
      </w:ins>
    </w:p>
    <w:p w14:paraId="2A61B5DC" w14:textId="7C20E364" w:rsidR="00E52E78" w:rsidRDefault="00C55DA2" w:rsidP="00785CFB">
      <w:pPr>
        <w:ind w:firstLine="360"/>
      </w:pPr>
      <w:r>
        <w:rPr>
          <w:noProof/>
        </w:rPr>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12483FFD" w:rsidR="009F32DA" w:rsidRPr="008D7114" w:rsidRDefault="009F32DA" w:rsidP="00C55DA2">
                            <w:pPr>
                              <w:pStyle w:val="Caption"/>
                              <w:rPr>
                                <w:noProof/>
                                <w:sz w:val="24"/>
                                <w:szCs w:val="24"/>
                              </w:rPr>
                            </w:pPr>
                            <w:r>
                              <w:t xml:space="preserve">Figure </w:t>
                            </w:r>
                            <w:del w:id="217"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18" w:author="Andrei-Eugen Birta" w:date="2018-05-13T18:15:00Z">
                              <w:r>
                                <w:t>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adMQIAAGg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" stroked="f">
                <v:textbox inset="0,0,0,0">
                  <w:txbxContent>
                    <w:p w14:paraId="15084264" w14:textId="12483FFD" w:rsidR="009F32DA" w:rsidRPr="008D7114" w:rsidRDefault="009F32DA" w:rsidP="00C55DA2">
                      <w:pPr>
                        <w:pStyle w:val="Caption"/>
                        <w:rPr>
                          <w:noProof/>
                          <w:sz w:val="24"/>
                          <w:szCs w:val="24"/>
                        </w:rPr>
                      </w:pPr>
                      <w:r>
                        <w:t xml:space="preserve">Figure </w:t>
                      </w:r>
                      <w:del w:id="219"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20" w:author="Andrei-Eugen Birta" w:date="2018-05-13T18:15:00Z">
                        <w:r>
                          <w:t>7</w:t>
                        </w:r>
                      </w:ins>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w:t>
      </w:r>
      <w:commentRangeStart w:id="221"/>
      <w:r w:rsidR="00785CFB">
        <w:t>approach.</w:t>
      </w:r>
      <w:commentRangeEnd w:id="221"/>
      <w:r w:rsidR="00486E61">
        <w:rPr>
          <w:rStyle w:val="CommentReference"/>
        </w:rPr>
        <w:commentReference w:id="221"/>
      </w:r>
    </w:p>
    <w:p w14:paraId="2EE0D016" w14:textId="23A352C3" w:rsidR="00C41B86" w:rsidRDefault="00FE5352" w:rsidP="00FE5352">
      <w:pPr>
        <w:rPr>
          <w:ins w:id="222" w:author="Andrei-Eugen Birta" w:date="2018-05-13T18:02:00Z"/>
        </w:rPr>
      </w:pPr>
      <w:commentRangeStart w:id="223"/>
      <w:r>
        <w:t xml:space="preserve">Figure </w:t>
      </w:r>
      <w:ins w:id="224" w:author="Andrei-Eugen Birta" w:date="2018-05-13T18:15:00Z">
        <w:r w:rsidR="00081714">
          <w:t>7</w:t>
        </w:r>
      </w:ins>
      <w:del w:id="225" w:author="Andrei-Eugen Birta" w:date="2018-05-13T18:15:00Z">
        <w:r w:rsidDel="00081714">
          <w:delText>6</w:delText>
        </w:r>
      </w:del>
      <w:r>
        <w:t xml:space="preserve"> shows how those “needy” column’s N/A values were dealt with</w:t>
      </w:r>
      <w:commentRangeEnd w:id="223"/>
      <w:r w:rsidR="00486E61">
        <w:rPr>
          <w:rStyle w:val="CommentReference"/>
        </w:rPr>
        <w:commentReference w:id="223"/>
      </w:r>
      <w:r>
        <w:t>, using another column’s information. First, the “helping” column was divided into several groups</w:t>
      </w:r>
      <w:r w:rsidR="00600C91">
        <w:t xml:space="preserve">, then each group was examined and the value that appeared the most was used to fill in the unknown. Since every flight (row) </w:t>
      </w:r>
      <w:commentRangeStart w:id="226"/>
      <w:commentRangeStart w:id="227"/>
      <w:r w:rsidR="00600C91">
        <w:t>had both “SKY” and “PRECIP” and since we now know the most common precipitation value for each SKY group, filling in the N/A did not represent as much of a problem anymore.</w:t>
      </w:r>
      <w:commentRangeEnd w:id="226"/>
      <w:r w:rsidR="00486E61">
        <w:rPr>
          <w:rStyle w:val="CommentReference"/>
        </w:rPr>
        <w:commentReference w:id="226"/>
      </w:r>
      <w:commentRangeEnd w:id="227"/>
      <w:r w:rsidR="00A64A94">
        <w:rPr>
          <w:rStyle w:val="CommentReference"/>
        </w:rPr>
        <w:commentReference w:id="227"/>
      </w:r>
    </w:p>
    <w:p w14:paraId="243A9DB8" w14:textId="7C7158EB" w:rsidR="00C41B86" w:rsidRDefault="00C41B86" w:rsidP="00FE5352">
      <w:pPr>
        <w:rPr>
          <w:ins w:id="228" w:author="Andrei-Eugen Birta" w:date="2018-05-13T18:02:00Z"/>
        </w:rPr>
      </w:pPr>
      <w:ins w:id="229" w:author="Andrei-Eugen Birta" w:date="2018-05-13T18:02:00Z">
        <w:r>
          <w:t xml:space="preserve">Or </w:t>
        </w:r>
        <w:r w:rsidR="00733F1A">
          <w:t>“</w:t>
        </w:r>
      </w:ins>
      <w:ins w:id="230" w:author="Andrei-Eugen Birta" w:date="2018-05-13T18:03:00Z">
        <w:r w:rsidR="00D830D8">
          <w:t>COSTS</w:t>
        </w:r>
      </w:ins>
      <w:ins w:id="231" w:author="Andrei-Eugen Birta" w:date="2018-05-13T18:02:00Z">
        <w:r w:rsidR="00733F1A">
          <w:t>”, which also required the creation of a special function, in order to fill it’s N/A values</w:t>
        </w:r>
      </w:ins>
      <w:ins w:id="232" w:author="Andrei-Eugen Birta" w:date="2018-05-13T18:03:00Z">
        <w:r w:rsidR="00F15286">
          <w:t xml:space="preserve"> (Fig. </w:t>
        </w:r>
      </w:ins>
      <w:ins w:id="233" w:author="Andrei-Eugen Birta" w:date="2018-05-13T18:15:00Z">
        <w:r w:rsidR="00F15286">
          <w:t>8</w:t>
        </w:r>
      </w:ins>
      <w:ins w:id="234" w:author="Andrei-Eugen Birta" w:date="2018-05-13T18:03:00Z">
        <w:r w:rsidR="00D830D8">
          <w:t>)</w:t>
        </w:r>
      </w:ins>
      <w:ins w:id="235" w:author="Andrei-Eugen Birta" w:date="2018-05-13T18:02:00Z">
        <w:r w:rsidR="00733F1A">
          <w:t>.</w:t>
        </w:r>
      </w:ins>
      <w:ins w:id="236" w:author="Andrei-Eugen Birta" w:date="2018-05-13T18:05:00Z">
        <w:r w:rsidR="00705D4F">
          <w:t xml:space="preserve"> Both methods were created because we could not find any preexisting one that would yield the same results, in the Pandas library.</w:t>
        </w:r>
      </w:ins>
    </w:p>
    <w:p w14:paraId="60BDD146" w14:textId="77777777" w:rsidR="00733F1A" w:rsidRDefault="00733F1A">
      <w:pPr>
        <w:keepNext/>
        <w:rPr>
          <w:ins w:id="237" w:author="Andrei-Eugen Birta" w:date="2018-05-13T18:02:00Z"/>
        </w:rPr>
        <w:pPrChange w:id="238" w:author="Andrei-Eugen Birta" w:date="2018-05-13T18:02:00Z">
          <w:pPr/>
        </w:pPrChange>
      </w:pPr>
      <w:ins w:id="239" w:author="Andrei-Eugen Birta" w:date="2018-05-13T18:02:00Z">
        <w:r>
          <w:rPr>
            <w:noProof/>
          </w:rPr>
          <w:drawing>
            <wp:inline distT="0" distB="0" distL="0" distR="0" wp14:anchorId="46C577FC" wp14:editId="4180C3CD">
              <wp:extent cx="5943600" cy="731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ins>
    </w:p>
    <w:p w14:paraId="6C2F92A3" w14:textId="7E289F0C" w:rsidR="00733F1A" w:rsidRDefault="00733F1A">
      <w:pPr>
        <w:pStyle w:val="Caption"/>
        <w:rPr>
          <w:ins w:id="240" w:author="Andrei-Eugen Birta" w:date="2018-05-13T18:03:00Z"/>
        </w:rPr>
        <w:pPrChange w:id="241" w:author="Andrei-Eugen Birta" w:date="2018-05-13T18:02:00Z">
          <w:pPr/>
        </w:pPrChange>
      </w:pPr>
      <w:ins w:id="242" w:author="Andrei-Eugen Birta" w:date="2018-05-13T18:02:00Z">
        <w:r>
          <w:t xml:space="preserve">Figure </w:t>
        </w:r>
      </w:ins>
      <w:ins w:id="243" w:author="Andrei-Eugen Birta" w:date="2018-05-13T18:15:00Z">
        <w:r w:rsidR="00F15286">
          <w:t>8</w:t>
        </w:r>
      </w:ins>
    </w:p>
    <w:p w14:paraId="17515CC4" w14:textId="7D2BE36E" w:rsidR="00720E21" w:rsidRPr="00720E21" w:rsidDel="00720E21" w:rsidRDefault="00720E21">
      <w:pPr>
        <w:rPr>
          <w:del w:id="244" w:author="Andrei-Eugen Birta" w:date="2018-05-13T18:04:00Z"/>
        </w:rPr>
      </w:pPr>
    </w:p>
    <w:p w14:paraId="0DE6A001" w14:textId="690E96CC" w:rsidR="007110F3" w:rsidRDefault="007110F3" w:rsidP="007110F3">
      <w:pPr>
        <w:ind w:firstLine="360"/>
        <w:rPr>
          <w:ins w:id="245" w:author="Andrei-Eugen Birta" w:date="2018-05-13T18:15:00Z"/>
        </w:rPr>
      </w:pPr>
      <w:r>
        <w:t>Some columns had to be dropped</w:t>
      </w:r>
      <w:r w:rsidR="00942910">
        <w:t xml:space="preserve"> </w:t>
      </w:r>
      <w:r w:rsidR="001A5B56">
        <w:t>altogether</w:t>
      </w:r>
      <w:r>
        <w:t>, simply because were consisting of mostly N/A values and would bring little to no benefits in the next phases.</w:t>
      </w:r>
    </w:p>
    <w:p w14:paraId="6FBBF7E2" w14:textId="08CB7473" w:rsidR="003E4263" w:rsidRDefault="003E4263" w:rsidP="007110F3">
      <w:pPr>
        <w:ind w:firstLine="360"/>
        <w:rPr>
          <w:ins w:id="246" w:author="Andrei-Eugen Birta" w:date="2018-05-13T18:15:00Z"/>
        </w:rPr>
      </w:pPr>
    </w:p>
    <w:p w14:paraId="003F0924" w14:textId="5B108A34" w:rsidR="003E4263" w:rsidRDefault="003E4263" w:rsidP="007110F3">
      <w:pPr>
        <w:ind w:firstLine="360"/>
        <w:rPr>
          <w:ins w:id="247" w:author="Andrei-Eugen Birta" w:date="2018-05-13T18:15:00Z"/>
        </w:rPr>
      </w:pPr>
    </w:p>
    <w:p w14:paraId="2492DF29" w14:textId="77777777" w:rsidR="003E4263" w:rsidRDefault="003E4263" w:rsidP="007110F3">
      <w:pPr>
        <w:ind w:firstLine="360"/>
      </w:pPr>
    </w:p>
    <w:p w14:paraId="3BEA1571" w14:textId="764774E6" w:rsidR="00341C8D" w:rsidRDefault="006B6150" w:rsidP="00341C8D">
      <w:pPr>
        <w:ind w:firstLine="360"/>
      </w:pPr>
      <w:r>
        <w:lastRenderedPageBreak/>
        <w:tab/>
      </w:r>
      <w:bookmarkStart w:id="248" w:name="_Toc513995886"/>
      <w:bookmarkStart w:id="249" w:name="_Toc513996182"/>
      <w:ins w:id="250" w:author="Andrei-Eugen Birta" w:date="2018-05-13T17:32:00Z">
        <w:r w:rsidR="00BF3F6A">
          <w:rPr>
            <w:rStyle w:val="Heading3Char"/>
            <w:rFonts w:ascii="Arial" w:hAnsi="Arial" w:cs="Arial"/>
          </w:rPr>
          <w:t>b.2. D</w:t>
        </w:r>
      </w:ins>
      <w:del w:id="251" w:author="Andrei-Eugen Birta" w:date="2018-05-13T17:32:00Z">
        <w:r w:rsidR="00341C8D" w:rsidRPr="006B6150" w:rsidDel="00BF3F6A">
          <w:rPr>
            <w:rStyle w:val="Heading3Char"/>
            <w:rFonts w:ascii="Arial" w:hAnsi="Arial" w:cs="Arial"/>
          </w:rPr>
          <w:delText>D</w:delText>
        </w:r>
      </w:del>
      <w:r w:rsidR="00341C8D" w:rsidRPr="006B6150">
        <w:rPr>
          <w:rStyle w:val="Heading3Char"/>
          <w:rFonts w:ascii="Arial" w:hAnsi="Arial" w:cs="Arial"/>
        </w:rPr>
        <w:t>ata Formatting</w:t>
      </w:r>
      <w:bookmarkEnd w:id="248"/>
      <w:bookmarkEnd w:id="249"/>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38CA5DE6" w:rsidR="007F1F2D" w:rsidRDefault="007F1F2D" w:rsidP="00341C8D">
      <w:pPr>
        <w:ind w:firstLine="360"/>
        <w:rPr>
          <w:ins w:id="252" w:author="Andrei-Eugen Birta" w:date="2018-05-13T18:08:00Z"/>
        </w:rPr>
      </w:pPr>
      <w:r>
        <w:t>Since we loaded the datasets into data</w:t>
      </w:r>
      <w:ins w:id="253" w:author="Andrei-Eugen Birta" w:date="2018-05-13T18:07:00Z">
        <w:r w:rsidR="00A36515">
          <w:t xml:space="preserve"> </w:t>
        </w:r>
      </w:ins>
      <w:r>
        <w:t xml:space="preserve">frames, using special column types (Fig. </w:t>
      </w:r>
      <w:commentRangeStart w:id="254"/>
      <w:del w:id="255" w:author="Andrei-Eugen Birta" w:date="2018-05-13T18:08:00Z">
        <w:r w:rsidDel="005151D3">
          <w:delText>Y</w:delText>
        </w:r>
        <w:commentRangeEnd w:id="254"/>
        <w:r w:rsidR="00380BA6" w:rsidDel="005151D3">
          <w:rPr>
            <w:rStyle w:val="CommentReference"/>
          </w:rPr>
          <w:commentReference w:id="254"/>
        </w:r>
        <w:r w:rsidDel="005151D3">
          <w:delText>)</w:delText>
        </w:r>
      </w:del>
      <w:ins w:id="256" w:author="Andrei-Eugen Birta" w:date="2018-05-13T18:15:00Z">
        <w:r w:rsidR="00A74C46">
          <w:t>9</w:t>
        </w:r>
      </w:ins>
      <w:r>
        <w:t>, there was little to no additional work needed in this part.</w:t>
      </w:r>
    </w:p>
    <w:p w14:paraId="28E0E8DA" w14:textId="77777777" w:rsidR="005151D3" w:rsidRDefault="005151D3">
      <w:pPr>
        <w:keepNext/>
        <w:ind w:firstLine="360"/>
        <w:rPr>
          <w:ins w:id="257" w:author="Andrei-Eugen Birta" w:date="2018-05-13T18:08:00Z"/>
        </w:rPr>
        <w:pPrChange w:id="258" w:author="Andrei-Eugen Birta" w:date="2018-05-13T18:08:00Z">
          <w:pPr>
            <w:ind w:firstLine="360"/>
          </w:pPr>
        </w:pPrChange>
      </w:pPr>
      <w:ins w:id="259" w:author="Andrei-Eugen Birta" w:date="2018-05-13T18:08:00Z">
        <w:r>
          <w:rPr>
            <w:noProof/>
          </w:rPr>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1590"/>
                      </a:xfrm>
                      <a:prstGeom prst="rect">
                        <a:avLst/>
                      </a:prstGeom>
                    </pic:spPr>
                  </pic:pic>
                </a:graphicData>
              </a:graphic>
            </wp:inline>
          </w:drawing>
        </w:r>
      </w:ins>
    </w:p>
    <w:p w14:paraId="393722F7" w14:textId="67745177" w:rsidR="005151D3" w:rsidRDefault="005151D3">
      <w:pPr>
        <w:pStyle w:val="Caption"/>
        <w:pPrChange w:id="260" w:author="Andrei-Eugen Birta" w:date="2018-05-13T18:08:00Z">
          <w:pPr>
            <w:ind w:firstLine="360"/>
          </w:pPr>
        </w:pPrChange>
      </w:pPr>
      <w:ins w:id="261" w:author="Andrei-Eugen Birta" w:date="2018-05-13T18:08:00Z">
        <w:r>
          <w:t xml:space="preserve">Figure </w:t>
        </w:r>
      </w:ins>
      <w:ins w:id="262" w:author="Andrei-Eugen Birta" w:date="2018-05-13T18:15:00Z">
        <w:r w:rsidR="00A74C46">
          <w:t>9</w:t>
        </w:r>
      </w:ins>
    </w:p>
    <w:p w14:paraId="1E4573A2" w14:textId="706D42D0" w:rsidR="00341C8D" w:rsidRDefault="00341C8D" w:rsidP="00341C8D">
      <w:pPr>
        <w:ind w:firstLine="360"/>
      </w:pPr>
      <w:r>
        <w:tab/>
      </w:r>
      <w:bookmarkStart w:id="263" w:name="_Toc513995887"/>
      <w:bookmarkStart w:id="264" w:name="_Toc513996183"/>
      <w:ins w:id="265" w:author="Andrei-Eugen Birta" w:date="2018-05-13T17:32:00Z">
        <w:r w:rsidR="004E4B9B">
          <w:rPr>
            <w:rStyle w:val="Heading3Char"/>
            <w:rFonts w:ascii="Arial" w:hAnsi="Arial" w:cs="Arial"/>
          </w:rPr>
          <w:t>b.3. D</w:t>
        </w:r>
      </w:ins>
      <w:del w:id="266" w:author="Andrei-Eugen Birta" w:date="2018-05-13T17:32:00Z">
        <w:r w:rsidRPr="00DB6C02" w:rsidDel="004E4B9B">
          <w:rPr>
            <w:rStyle w:val="Heading3Char"/>
            <w:rFonts w:ascii="Arial" w:hAnsi="Arial" w:cs="Arial"/>
          </w:rPr>
          <w:delText>D</w:delText>
        </w:r>
      </w:del>
      <w:r w:rsidRPr="00DB6C02">
        <w:rPr>
          <w:rStyle w:val="Heading3Char"/>
          <w:rFonts w:ascii="Arial" w:hAnsi="Arial" w:cs="Arial"/>
        </w:rPr>
        <w:t>ata Normalization</w:t>
      </w:r>
      <w:bookmarkEnd w:id="263"/>
      <w:bookmarkEnd w:id="264"/>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r>
        <w:t>One of the more important parts in this section, was making sure all the date stamps are saved in same format and in same field (as opposed to having 1 field for the date and one for the time).</w:t>
      </w:r>
      <w:r w:rsidR="00E06081">
        <w:t xml:space="preserve"> We achieved this using Pandas’s “to_datetime”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70DC5C7C" w14:textId="44949CDE" w:rsidR="00544615" w:rsidDel="00594727" w:rsidRDefault="00544615">
      <w:pPr>
        <w:ind w:firstLine="360"/>
        <w:rPr>
          <w:del w:id="267" w:author="Andrei-Eugen Birta" w:date="2018-05-13T18:16:00Z"/>
        </w:rPr>
      </w:pPr>
      <w:r>
        <w:lastRenderedPageBreak/>
        <w:t>Another important part of this section, was making sure the airport names are not misspelled or wrongly typed in any way, shape of form, which we achieved by checking all the values within the column and “.replace” the wrong values with the appropriate ones.</w:t>
      </w:r>
    </w:p>
    <w:p w14:paraId="6971D0AF" w14:textId="643415A0" w:rsidR="00341C8D" w:rsidRDefault="00564396">
      <w:pPr>
        <w:ind w:firstLine="360"/>
      </w:pPr>
      <w:del w:id="268" w:author="Andrei-Eugen Birta" w:date="2018-05-13T18:16:00Z">
        <w:r w:rsidDel="00594727">
          <w:delText>Last, but not least, dropping the unusable columns, such as “reported_title, reported_name, eng_2_pos, etc” and other columns which contained duplicate data(</w:delText>
        </w:r>
        <w:commentRangeStart w:id="269"/>
        <w:r w:rsidDel="00594727">
          <w:delText>was already stored in another column</w:delText>
        </w:r>
        <w:commentRangeEnd w:id="269"/>
        <w:r w:rsidR="00597DCD" w:rsidDel="00594727">
          <w:rPr>
            <w:rStyle w:val="CommentReference"/>
          </w:rPr>
          <w:commentReference w:id="269"/>
        </w:r>
        <w:r w:rsidDel="00594727">
          <w:delText xml:space="preserve">) or </w:delText>
        </w:r>
        <w:r w:rsidR="002A41C1" w:rsidDel="00594727">
          <w:delText>columns that contained data, not relevant to the purpose of this project.</w:delText>
        </w:r>
      </w:del>
      <w:commentRangeStart w:id="270"/>
    </w:p>
    <w:p w14:paraId="6CBEE417" w14:textId="03FF1A49" w:rsidR="00341C8D" w:rsidRPr="00341C8D" w:rsidRDefault="00341C8D" w:rsidP="00341C8D">
      <w:pPr>
        <w:ind w:firstLine="360"/>
      </w:pPr>
      <w:r>
        <w:tab/>
      </w:r>
      <w:r w:rsidR="00956F16">
        <w:t>-</w:t>
      </w:r>
      <w:r w:rsidRPr="00956F16">
        <w:rPr>
          <w:rStyle w:val="Heading3Char"/>
          <w:rFonts w:ascii="Arial" w:hAnsi="Arial" w:cs="Arial"/>
        </w:rPr>
        <w:t>Indicator variables or dummy variables</w:t>
      </w:r>
      <w:r>
        <w:t xml:space="preserve"> (columns that hold only LABEL info, not real data; ex: gas-type is a label, not real data)</w:t>
      </w:r>
      <w:commentRangeEnd w:id="270"/>
      <w:r w:rsidR="00E12006">
        <w:rPr>
          <w:rStyle w:val="CommentReference"/>
        </w:rPr>
        <w:commentReference w:id="270"/>
      </w:r>
    </w:p>
    <w:p w14:paraId="05F558E8" w14:textId="4CA0D1CE" w:rsidR="007207EC" w:rsidRDefault="00175327" w:rsidP="007207EC">
      <w:pPr>
        <w:pStyle w:val="Heading2"/>
        <w:numPr>
          <w:ilvl w:val="0"/>
          <w:numId w:val="5"/>
        </w:numPr>
        <w:rPr>
          <w:ins w:id="271" w:author="Andrei-Eugen Birta" w:date="2018-05-12T14:50:00Z"/>
          <w:rFonts w:ascii="Arial" w:hAnsi="Arial" w:cs="Arial"/>
          <w:sz w:val="24"/>
          <w:szCs w:val="24"/>
        </w:rPr>
      </w:pPr>
      <w:bookmarkStart w:id="272" w:name="_Toc513995888"/>
      <w:bookmarkStart w:id="273" w:name="_Toc513996184"/>
      <w:r w:rsidRPr="00B15178">
        <w:rPr>
          <w:rFonts w:ascii="Arial" w:hAnsi="Arial" w:cs="Arial"/>
          <w:sz w:val="24"/>
          <w:szCs w:val="24"/>
        </w:rPr>
        <w:t>Descriptive Analysis</w:t>
      </w:r>
      <w:bookmarkEnd w:id="272"/>
      <w:bookmarkEnd w:id="273"/>
    </w:p>
    <w:p w14:paraId="509DA407" w14:textId="5457B7DD" w:rsidR="0043552B" w:rsidRPr="00F46819" w:rsidRDefault="0043552B">
      <w:pPr>
        <w:ind w:firstLine="360"/>
        <w:pPrChange w:id="274" w:author="Andrei-Eugen Birta" w:date="2018-05-12T14:53:00Z">
          <w:pPr>
            <w:pStyle w:val="Heading2"/>
            <w:numPr>
              <w:numId w:val="5"/>
            </w:numPr>
            <w:ind w:left="720" w:hanging="360"/>
          </w:pPr>
        </w:pPrChange>
      </w:pPr>
      <w:ins w:id="275" w:author="Andrei-Eugen Birta" w:date="2018-05-12T14:50:00Z">
        <w:r>
          <w:t xml:space="preserve">Descriptive analysis is the part in a big data project, where the Data scientist takes a look at the </w:t>
        </w:r>
      </w:ins>
      <w:ins w:id="276" w:author="Andrei-Eugen Birta" w:date="2018-05-12T14:51:00Z">
        <w:r>
          <w:t>archived</w:t>
        </w:r>
      </w:ins>
      <w:ins w:id="277" w:author="Andrei-Eugen Birta" w:date="2018-05-12T14:50:00Z">
        <w:r>
          <w:t xml:space="preserve"> data</w:t>
        </w:r>
      </w:ins>
      <w:ins w:id="278" w:author="Andrei-Eugen Birta" w:date="2018-05-12T14:51:00Z">
        <w:r>
          <w:t xml:space="preserve"> and makes sense out of it. He analyzes it, creates charts and figures, that would ultimately lead him and all concerned parties, into achieving their ultimate goal. In our case, </w:t>
        </w:r>
      </w:ins>
      <w:ins w:id="279" w:author="Andrei-Eugen Birta" w:date="2018-05-12T14:52:00Z">
        <w:r>
          <w:t>trying to reduce or down right stop future collisions between aircrafts and wildlife.</w:t>
        </w:r>
      </w:ins>
    </w:p>
    <w:p w14:paraId="11C59F79" w14:textId="587D106E" w:rsidR="00334D2B" w:rsidRDefault="00311D6E" w:rsidP="00334D2B">
      <w:del w:id="280" w:author="Andrei-Eugen Birta" w:date="2018-05-12T14:53:00Z">
        <w:r w:rsidDel="00471BDB">
          <w:delText>W</w:delText>
        </w:r>
      </w:del>
      <w:ins w:id="281" w:author="Andrei-Eugen Birta" w:date="2018-05-12T14:53:00Z">
        <w:r w:rsidR="00471BDB">
          <w:t>So, w</w:t>
        </w:r>
      </w:ins>
      <w:r>
        <w:t>hat can we see from previous events?</w:t>
      </w:r>
    </w:p>
    <w:p w14:paraId="70E29143" w14:textId="7E25179C"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4952DC0C" w:rsidR="009F32DA" w:rsidRPr="002435A8" w:rsidRDefault="009F32DA" w:rsidP="00B8513C">
                            <w:pPr>
                              <w:pStyle w:val="Caption"/>
                              <w:rPr>
                                <w:noProof/>
                                <w:sz w:val="24"/>
                                <w:szCs w:val="24"/>
                              </w:rPr>
                            </w:pPr>
                            <w:r>
                              <w:t xml:space="preserve">Figure </w:t>
                            </w:r>
                            <w:del w:id="282" w:author="Andrei-Eugen Birta" w:date="2018-05-13T18:17:00Z">
                              <w:r w:rsidDel="004B7643">
                                <w:fldChar w:fldCharType="begin"/>
                              </w:r>
                              <w:r w:rsidDel="004B7643">
                                <w:delInstrText xml:space="preserve"> SEQ Figure \* ARABIC </w:delInstrText>
                              </w:r>
                              <w:r w:rsidDel="004B7643">
                                <w:fldChar w:fldCharType="separate"/>
                              </w:r>
                            </w:del>
                            <w:del w:id="283" w:author="Andrei-Eugen Birta" w:date="2018-05-13T18:02:00Z">
                              <w:r w:rsidDel="00733F1A">
                                <w:rPr>
                                  <w:noProof/>
                                </w:rPr>
                                <w:delText>7</w:delText>
                              </w:r>
                            </w:del>
                            <w:del w:id="284" w:author="Andrei-Eugen Birta" w:date="2018-05-13T18:17:00Z">
                              <w:r w:rsidDel="004B7643">
                                <w:rPr>
                                  <w:noProof/>
                                </w:rPr>
                                <w:fldChar w:fldCharType="end"/>
                              </w:r>
                            </w:del>
                            <w:ins w:id="285" w:author="Andrei-Eugen Birta" w:date="2018-05-13T18:17:00Z">
                              <w:r>
                                <w:t>10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4952DC0C" w:rsidR="009F32DA" w:rsidRPr="002435A8" w:rsidRDefault="009F32DA" w:rsidP="00B8513C">
                      <w:pPr>
                        <w:pStyle w:val="Caption"/>
                        <w:rPr>
                          <w:noProof/>
                          <w:sz w:val="24"/>
                          <w:szCs w:val="24"/>
                        </w:rPr>
                      </w:pPr>
                      <w:r>
                        <w:t xml:space="preserve">Figure </w:t>
                      </w:r>
                      <w:del w:id="286" w:author="Andrei-Eugen Birta" w:date="2018-05-13T18:17:00Z">
                        <w:r w:rsidDel="004B7643">
                          <w:fldChar w:fldCharType="begin"/>
                        </w:r>
                        <w:r w:rsidDel="004B7643">
                          <w:delInstrText xml:space="preserve"> SEQ Figure \* ARABIC </w:delInstrText>
                        </w:r>
                        <w:r w:rsidDel="004B7643">
                          <w:fldChar w:fldCharType="separate"/>
                        </w:r>
                      </w:del>
                      <w:del w:id="287" w:author="Andrei-Eugen Birta" w:date="2018-05-13T18:02:00Z">
                        <w:r w:rsidDel="00733F1A">
                          <w:rPr>
                            <w:noProof/>
                          </w:rPr>
                          <w:delText>7</w:delText>
                        </w:r>
                      </w:del>
                      <w:del w:id="288" w:author="Andrei-Eugen Birta" w:date="2018-05-13T18:17:00Z">
                        <w:r w:rsidDel="004B7643">
                          <w:rPr>
                            <w:noProof/>
                          </w:rPr>
                          <w:fldChar w:fldCharType="end"/>
                        </w:r>
                      </w:del>
                      <w:ins w:id="289" w:author="Andrei-Eugen Birta" w:date="2018-05-13T18:17:00Z">
                        <w:r>
                          <w:t>10</w:t>
                        </w:r>
                      </w:ins>
                    </w:p>
                  </w:txbxContent>
                </v:textbox>
                <w10:wrap type="through"/>
              </v:shape>
            </w:pict>
          </mc:Fallback>
        </mc:AlternateContent>
      </w:r>
      <w:r w:rsidR="005F772A">
        <w:t>Certain things can be observed from the datasets we have acquired,</w:t>
      </w:r>
      <w:r w:rsidR="008F217D">
        <w:t xml:space="preserve"> the following picture(Fig.</w:t>
      </w:r>
      <w:ins w:id="290" w:author="Andrei-Eugen Birta" w:date="2018-05-13T18:17:00Z">
        <w:r w:rsidR="00693127">
          <w:t>10</w:t>
        </w:r>
      </w:ins>
      <w:del w:id="291" w:author="Andrei-Eugen Birta" w:date="2018-05-13T18:17:00Z">
        <w:r w:rsidR="008F217D" w:rsidDel="00693127">
          <w:delText>7</w:delText>
        </w:r>
      </w:del>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FBC2A22" w:rsidR="00B8513C" w:rsidRDefault="00E112BB" w:rsidP="00E112BB">
      <w:pPr>
        <w:ind w:firstLine="360"/>
      </w:pPr>
      <w:r>
        <w:t xml:space="preserve">We can also observe a seasonal pattern, </w:t>
      </w:r>
      <w:r w:rsidR="00923BEC">
        <w:t xml:space="preserve">Figure </w:t>
      </w:r>
      <w:ins w:id="292" w:author="Andrei-Eugen Birta" w:date="2018-05-13T18:17:00Z">
        <w:r w:rsidR="006F6404">
          <w:t>11</w:t>
        </w:r>
      </w:ins>
      <w:del w:id="293" w:author="Andrei-Eugen Birta" w:date="2018-05-13T18:17:00Z">
        <w:r w:rsidR="00923BEC" w:rsidDel="006F6404">
          <w:delText>8</w:delText>
        </w:r>
      </w:del>
      <w:r w:rsidR="000E620E">
        <w:t xml:space="preserve"> is a combination of data from(1990-2016),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w:t>
      </w:r>
      <w:commentRangeStart w:id="294"/>
      <w:r w:rsidR="008D7A7B">
        <w:t>And although these seasons have the most accidents,</w:t>
      </w:r>
      <w:r w:rsidR="00524420">
        <w:t xml:space="preserve"> the number of </w:t>
      </w:r>
      <w:del w:id="295" w:author="Andrei-Eugen Birta" w:date="2018-05-13T18:19:00Z">
        <w:r w:rsidR="00524420" w:rsidDel="00411C86">
          <w:delText>casualties</w:delText>
        </w:r>
      </w:del>
      <w:ins w:id="296" w:author="Andrei-Eugen Birta" w:date="2018-05-13T18:19:00Z">
        <w:r w:rsidR="00411C86">
          <w:t xml:space="preserve">injuries </w:t>
        </w:r>
      </w:ins>
      <w:del w:id="297" w:author="Andrei-Eugen Birta" w:date="2018-05-13T18:19:00Z">
        <w:r w:rsidR="00524420" w:rsidDel="00411C86">
          <w:delText xml:space="preserve">, be it fatality(represented in black) or simple injuries </w:delText>
        </w:r>
      </w:del>
      <w:r w:rsidR="00524420">
        <w:t>(represented in green)</w:t>
      </w:r>
      <w:r w:rsidR="00C65308">
        <w:t>, stays</w:t>
      </w:r>
      <w:ins w:id="298" w:author="Andrei-Eugen Birta" w:date="2018-05-13T18:18:00Z">
        <w:r w:rsidR="00411C86">
          <w:t xml:space="preserve"> relatively</w:t>
        </w:r>
      </w:ins>
      <w:r w:rsidR="00C65308">
        <w:t xml:space="preserve"> the same</w:t>
      </w:r>
      <w:ins w:id="299" w:author="Andrei-Eugen Birta" w:date="2018-05-13T18:18:00Z">
        <w:r w:rsidR="00411C86">
          <w:t>.</w:t>
        </w:r>
      </w:ins>
      <w:del w:id="300" w:author="Andrei-Eugen Birta" w:date="2018-05-13T18:18:00Z">
        <w:r w:rsidR="00C65308" w:rsidDel="00411C86">
          <w:delText>, and</w:delText>
        </w:r>
      </w:del>
      <w:ins w:id="301" w:author="Andrei-Eugen Birta" w:date="2018-05-13T18:18:00Z">
        <w:r w:rsidR="00411C86">
          <w:t xml:space="preserve"> Where</w:t>
        </w:r>
      </w:ins>
      <w:r w:rsidR="00C65308">
        <w:t xml:space="preserve"> in case of fatalities</w:t>
      </w:r>
      <w:ins w:id="302" w:author="Andrei-Eugen Birta" w:date="2018-05-13T18:19:00Z">
        <w:r w:rsidR="00411C86">
          <w:t>(represented in black)</w:t>
        </w:r>
      </w:ins>
      <w:r w:rsidR="00C65308">
        <w:t xml:space="preserve">, is well </w:t>
      </w:r>
      <w:del w:id="303" w:author="Andrei-Eugen Birta" w:date="2018-05-13T18:19:00Z">
        <w:r w:rsidR="00C65308" w:rsidDel="00411C86">
          <w:delText>bellow</w:delText>
        </w:r>
      </w:del>
      <w:ins w:id="304" w:author="Andrei-Eugen Birta" w:date="2018-05-13T18:19:00Z">
        <w:r w:rsidR="00411C86">
          <w:t>below</w:t>
        </w:r>
      </w:ins>
      <w:r w:rsidR="00C65308">
        <w:t xml:space="preserve"> average.</w:t>
      </w:r>
      <w:commentRangeEnd w:id="294"/>
      <w:r w:rsidR="009B3AD7">
        <w:rPr>
          <w:rStyle w:val="CommentReference"/>
        </w:rPr>
        <w:commentReference w:id="294"/>
      </w:r>
    </w:p>
    <w:p w14:paraId="13F50043" w14:textId="4F3F1F5D"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3EB6A1F4" w:rsidR="009F32DA" w:rsidRPr="009E35E2" w:rsidRDefault="009F32DA" w:rsidP="00E112BB">
                            <w:pPr>
                              <w:pStyle w:val="Caption"/>
                              <w:rPr>
                                <w:noProof/>
                                <w:sz w:val="24"/>
                                <w:szCs w:val="24"/>
                              </w:rPr>
                            </w:pPr>
                            <w:r>
                              <w:t xml:space="preserve">Figure </w:t>
                            </w:r>
                            <w:del w:id="305" w:author="Andrei-Eugen Birta" w:date="2018-05-13T18:18:00Z">
                              <w:r w:rsidDel="00D12F23">
                                <w:fldChar w:fldCharType="begin"/>
                              </w:r>
                              <w:r w:rsidDel="00D12F23">
                                <w:delInstrText xml:space="preserve"> SEQ Figure \* ARABIC </w:delInstrText>
                              </w:r>
                              <w:r w:rsidDel="00D12F23">
                                <w:fldChar w:fldCharType="separate"/>
                              </w:r>
                            </w:del>
                            <w:del w:id="306" w:author="Andrei-Eugen Birta" w:date="2018-05-13T18:02:00Z">
                              <w:r w:rsidDel="00733F1A">
                                <w:rPr>
                                  <w:noProof/>
                                </w:rPr>
                                <w:delText>8</w:delText>
                              </w:r>
                            </w:del>
                            <w:del w:id="307" w:author="Andrei-Eugen Birta" w:date="2018-05-13T18:18:00Z">
                              <w:r w:rsidDel="00D12F23">
                                <w:rPr>
                                  <w:noProof/>
                                </w:rPr>
                                <w:fldChar w:fldCharType="end"/>
                              </w:r>
                            </w:del>
                            <w:ins w:id="308" w:author="Andrei-Eugen Birta" w:date="2018-05-13T18:18:00Z">
                              <w:r>
                                <w:t>11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3EB6A1F4" w:rsidR="009F32DA" w:rsidRPr="009E35E2" w:rsidRDefault="009F32DA" w:rsidP="00E112BB">
                      <w:pPr>
                        <w:pStyle w:val="Caption"/>
                        <w:rPr>
                          <w:noProof/>
                          <w:sz w:val="24"/>
                          <w:szCs w:val="24"/>
                        </w:rPr>
                      </w:pPr>
                      <w:r>
                        <w:t xml:space="preserve">Figure </w:t>
                      </w:r>
                      <w:del w:id="309" w:author="Andrei-Eugen Birta" w:date="2018-05-13T18:18:00Z">
                        <w:r w:rsidDel="00D12F23">
                          <w:fldChar w:fldCharType="begin"/>
                        </w:r>
                        <w:r w:rsidDel="00D12F23">
                          <w:delInstrText xml:space="preserve"> SEQ Figure \* ARABIC </w:delInstrText>
                        </w:r>
                        <w:r w:rsidDel="00D12F23">
                          <w:fldChar w:fldCharType="separate"/>
                        </w:r>
                      </w:del>
                      <w:del w:id="310" w:author="Andrei-Eugen Birta" w:date="2018-05-13T18:02:00Z">
                        <w:r w:rsidDel="00733F1A">
                          <w:rPr>
                            <w:noProof/>
                          </w:rPr>
                          <w:delText>8</w:delText>
                        </w:r>
                      </w:del>
                      <w:del w:id="311" w:author="Andrei-Eugen Birta" w:date="2018-05-13T18:18:00Z">
                        <w:r w:rsidDel="00D12F23">
                          <w:rPr>
                            <w:noProof/>
                          </w:rPr>
                          <w:fldChar w:fldCharType="end"/>
                        </w:r>
                      </w:del>
                      <w:ins w:id="312" w:author="Andrei-Eugen Birta" w:date="2018-05-13T18:18:00Z">
                        <w:r>
                          <w:t>11</w:t>
                        </w:r>
                      </w:ins>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Figure 9</w:t>
      </w:r>
      <w:r w:rsidR="007A3908">
        <w:t>, shows us that most</w:t>
      </w:r>
      <w:r w:rsidR="00B60F11">
        <w:t xml:space="preserve"> (more than 50%)</w:t>
      </w:r>
      <w:r w:rsidR="007A3908">
        <w:t xml:space="preserve"> of the collisions happened at 50 feet(~16 meters) or less, meaning that most collisions happened </w:t>
      </w:r>
      <w:commentRangeStart w:id="313"/>
      <w:r w:rsidR="007A3908">
        <w:t>before or during take-off</w:t>
      </w:r>
      <w:ins w:id="314" w:author="Andrei-Eugen Birta" w:date="2018-05-12T19:26:00Z">
        <w:r w:rsidR="00E932A7">
          <w:t xml:space="preserve"> or landing</w:t>
        </w:r>
      </w:ins>
      <w:r w:rsidR="007A3908">
        <w:t xml:space="preserve">. </w:t>
      </w:r>
      <w:commentRangeEnd w:id="313"/>
      <w:r w:rsidR="0001698A">
        <w:rPr>
          <w:rStyle w:val="CommentReference"/>
        </w:rPr>
        <w:commentReference w:id="313"/>
      </w:r>
      <w:commentRangeStart w:id="315"/>
      <w:commentRangeStart w:id="316"/>
      <w:r w:rsidR="0047719E">
        <w:t>This fact only accentuates the importance of this case and how much of an impact a collision has, even though it happens at ground level.</w:t>
      </w:r>
      <w:commentRangeEnd w:id="315"/>
      <w:r w:rsidR="0001698A">
        <w:rPr>
          <w:rStyle w:val="CommentReference"/>
        </w:rPr>
        <w:commentReference w:id="315"/>
      </w:r>
      <w:commentRangeEnd w:id="316"/>
      <w:r w:rsidR="00273490">
        <w:rPr>
          <w:rStyle w:val="CommentReference"/>
        </w:rPr>
        <w:commentReference w:id="316"/>
      </w:r>
    </w:p>
    <w:p w14:paraId="099FDBE0" w14:textId="3E074ECE" w:rsidR="00A37A02" w:rsidDel="00857BDC" w:rsidRDefault="00857BDC" w:rsidP="00334D2B">
      <w:pPr>
        <w:rPr>
          <w:del w:id="317" w:author="Andrei-Eugen Birta" w:date="2018-05-14T13:16:00Z"/>
        </w:rPr>
      </w:pPr>
      <w:ins w:id="318" w:author="Andrei-Eugen Birta" w:date="2018-05-14T13:16:00Z">
        <w:r>
          <w:t>We’ve found that around 90% of the collisions happen at or nearb</w:t>
        </w:r>
      </w:ins>
      <w:ins w:id="319" w:author="Andrei-Eugen Birta" w:date="2018-05-14T13:17:00Z">
        <w:r>
          <w:t>y airports</w:t>
        </w:r>
      </w:ins>
    </w:p>
    <w:p w14:paraId="48E85368" w14:textId="13D4A7C8" w:rsidR="00A37A02" w:rsidDel="00857BDC" w:rsidRDefault="00A37A02" w:rsidP="00334D2B">
      <w:pPr>
        <w:rPr>
          <w:del w:id="320" w:author="Andrei-Eugen Birta" w:date="2018-05-14T13:16:00Z"/>
        </w:rPr>
      </w:pPr>
    </w:p>
    <w:p w14:paraId="603565D1" w14:textId="3B2FE8F2"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Pr>
        <w:rPr>
          <w:ins w:id="321" w:author="Andrei-Eugen Birta" w:date="2018-05-14T13:17:00Z"/>
        </w:rPr>
      </w:pPr>
    </w:p>
    <w:p w14:paraId="477AB91E" w14:textId="77777777" w:rsidR="00CC6718" w:rsidRDefault="00CC6718" w:rsidP="00334D2B">
      <w:pPr>
        <w:rPr>
          <w:ins w:id="322" w:author="Andrei-Eugen Birta" w:date="2018-05-14T13:17:00Z"/>
        </w:rPr>
      </w:pPr>
    </w:p>
    <w:p w14:paraId="4C7A9F53" w14:textId="77777777" w:rsidR="00CC6718" w:rsidRDefault="00CC6718" w:rsidP="00334D2B">
      <w:pPr>
        <w:rPr>
          <w:ins w:id="323" w:author="Andrei-Eugen Birta" w:date="2018-05-14T13:17:00Z"/>
        </w:rPr>
      </w:pPr>
    </w:p>
    <w:p w14:paraId="14B5054C" w14:textId="77777777" w:rsidR="00CC6718" w:rsidRDefault="00CC6718" w:rsidP="00334D2B">
      <w:pPr>
        <w:rPr>
          <w:ins w:id="324" w:author="Andrei-Eugen Birta" w:date="2018-05-14T13:17:00Z"/>
        </w:rPr>
      </w:pPr>
    </w:p>
    <w:p w14:paraId="0A058352" w14:textId="77777777" w:rsidR="00CC6718" w:rsidRDefault="00CC6718" w:rsidP="00334D2B">
      <w:pPr>
        <w:rPr>
          <w:ins w:id="325" w:author="Andrei-Eugen Birta" w:date="2018-05-14T13:17:00Z"/>
        </w:rPr>
      </w:pPr>
    </w:p>
    <w:p w14:paraId="7B3CDD10" w14:textId="77777777" w:rsidR="00CC6718" w:rsidRDefault="00CC6718" w:rsidP="00334D2B">
      <w:pPr>
        <w:rPr>
          <w:ins w:id="326" w:author="Andrei-Eugen Birta" w:date="2018-05-14T13:17:00Z"/>
        </w:rPr>
      </w:pPr>
    </w:p>
    <w:p w14:paraId="3CE0DB61" w14:textId="77777777" w:rsidR="00CC6718" w:rsidRDefault="00CC6718" w:rsidP="00334D2B">
      <w:pPr>
        <w:rPr>
          <w:ins w:id="327" w:author="Andrei-Eugen Birta" w:date="2018-05-14T13:17:00Z"/>
        </w:rPr>
      </w:pPr>
    </w:p>
    <w:p w14:paraId="3B6A69C4" w14:textId="6149B685" w:rsidR="00BF0747" w:rsidRDefault="00CC6718" w:rsidP="00334D2B">
      <w:r>
        <w:rPr>
          <w:noProof/>
        </w:rPr>
        <w:lastRenderedPageBreak/>
        <w:drawing>
          <wp:anchor distT="0" distB="0" distL="114300" distR="114300" simplePos="0" relativeHeight="251673600" behindDoc="0" locked="0" layoutInCell="1" allowOverlap="1" wp14:anchorId="7B033908" wp14:editId="1165FD63">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mc:AlternateContent>
          <mc:Choice Requires="wps">
            <w:drawing>
              <wp:anchor distT="0" distB="0" distL="114300" distR="114300" simplePos="0" relativeHeight="251675648" behindDoc="0" locked="0" layoutInCell="1" allowOverlap="1" wp14:anchorId="3DDF9AB7" wp14:editId="48BD867F">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20716FFF" w:rsidR="009F32DA" w:rsidRPr="003E0B77" w:rsidRDefault="009F32DA" w:rsidP="00FE379E">
                            <w:pPr>
                              <w:pStyle w:val="Caption"/>
                              <w:rPr>
                                <w:noProof/>
                                <w:sz w:val="24"/>
                                <w:szCs w:val="24"/>
                              </w:rPr>
                            </w:pPr>
                            <w:r>
                              <w:t>Figure 1</w:t>
                            </w:r>
                            <w:ins w:id="328" w:author="Andrei-Eugen Birta" w:date="2018-05-14T13:21:00Z">
                              <w:r w:rsidR="002F3B40">
                                <w:t>3</w:t>
                              </w:r>
                            </w:ins>
                            <w:del w:id="329" w:author="Andrei-Eugen Birta" w:date="2018-05-14T13:21:00Z">
                              <w:r w:rsidDel="002F3B40">
                                <w:delText>0</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31"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" stroked="f">
                <v:textbox style="mso-fit-shape-to-text:t" inset="0,0,0,0">
                  <w:txbxContent>
                    <w:p w14:paraId="2F84EE9C" w14:textId="20716FFF" w:rsidR="009F32DA" w:rsidRPr="003E0B77" w:rsidRDefault="009F32DA" w:rsidP="00FE379E">
                      <w:pPr>
                        <w:pStyle w:val="Caption"/>
                        <w:rPr>
                          <w:noProof/>
                          <w:sz w:val="24"/>
                          <w:szCs w:val="24"/>
                        </w:rPr>
                      </w:pPr>
                      <w:r>
                        <w:t>Figure 1</w:t>
                      </w:r>
                      <w:ins w:id="330" w:author="Andrei-Eugen Birta" w:date="2018-05-14T13:21:00Z">
                        <w:r w:rsidR="002F3B40">
                          <w:t>3</w:t>
                        </w:r>
                      </w:ins>
                      <w:del w:id="331" w:author="Andrei-Eugen Birta" w:date="2018-05-14T13:21:00Z">
                        <w:r w:rsidDel="002F3B40">
                          <w:delText>0</w:delText>
                        </w:r>
                      </w:del>
                    </w:p>
                  </w:txbxContent>
                </v:textbox>
                <w10:wrap type="through"/>
              </v:shape>
            </w:pict>
          </mc:Fallback>
        </mc:AlternateContent>
      </w:r>
      <w:r w:rsidR="00FE379E">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CC4747" w:rsidR="009F32DA" w:rsidRDefault="009F32DA" w:rsidP="00E73040">
                            <w:pPr>
                              <w:pStyle w:val="Caption"/>
                              <w:rPr>
                                <w:noProof/>
                              </w:rPr>
                            </w:pPr>
                            <w:r>
                              <w:t xml:space="preserve">Figure </w:t>
                            </w:r>
                            <w:ins w:id="332" w:author="Andrei-Eugen Birta" w:date="2018-05-13T18:21:00Z">
                              <w:r>
                                <w:t>12</w:t>
                              </w:r>
                            </w:ins>
                            <w:r>
                              <w:fldChar w:fldCharType="begin"/>
                            </w:r>
                            <w:r>
                              <w:instrText xml:space="preserve"> SEQ Figure \* ARABIC </w:instrText>
                            </w:r>
                            <w:r>
                              <w:fldChar w:fldCharType="separate"/>
                            </w:r>
                            <w:del w:id="333" w:author="Andrei-Eugen Birta" w:date="2018-05-13T18:02:00Z">
                              <w:r w:rsidDel="00733F1A">
                                <w:rPr>
                                  <w:noProof/>
                                </w:rPr>
                                <w:delText>9</w:delText>
                              </w:r>
                            </w:del>
                            <w:r>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5TBg6LQIAAGYEAAAOAAAAAAAAAAAAAAAAAC4CAABk&#10;cnMvZTJvRG9jLnhtbFBLAQItABQABgAIAAAAIQAS/Ej33wAAAAgBAAAPAAAAAAAAAAAAAAAAAIcE&#10;AABkcnMvZG93bnJldi54bWxQSwUGAAAAAAQABADzAAAAkwUAAAAA&#10;" stroked="f">
                <v:textbox style="mso-fit-shape-to-text:t" inset="0,0,0,0">
                  <w:txbxContent>
                    <w:p w14:paraId="457D20A3" w14:textId="37CC4747" w:rsidR="009F32DA" w:rsidRDefault="009F32DA" w:rsidP="00E73040">
                      <w:pPr>
                        <w:pStyle w:val="Caption"/>
                        <w:rPr>
                          <w:noProof/>
                        </w:rPr>
                      </w:pPr>
                      <w:r>
                        <w:t xml:space="preserve">Figure </w:t>
                      </w:r>
                      <w:ins w:id="334" w:author="Andrei-Eugen Birta" w:date="2018-05-13T18:21:00Z">
                        <w:r>
                          <w:t>12</w:t>
                        </w:r>
                      </w:ins>
                      <w:r>
                        <w:fldChar w:fldCharType="begin"/>
                      </w:r>
                      <w:r>
                        <w:instrText xml:space="preserve"> SEQ Figure \* ARABIC </w:instrText>
                      </w:r>
                      <w:r>
                        <w:fldChar w:fldCharType="separate"/>
                      </w:r>
                      <w:del w:id="335" w:author="Andrei-Eugen Birta" w:date="2018-05-13T18:02:00Z">
                        <w:r w:rsidDel="00733F1A">
                          <w:rPr>
                            <w:noProof/>
                          </w:rPr>
                          <w:delText>9</w:delText>
                        </w:r>
                      </w:del>
                      <w:r>
                        <w:rPr>
                          <w:noProof/>
                        </w:rPr>
                        <w:fldChar w:fldCharType="end"/>
                      </w:r>
                      <w:r>
                        <w:t xml:space="preserve"> (Accidents per aircraft altitude) (in feet)</w:t>
                      </w:r>
                    </w:p>
                  </w:txbxContent>
                </v:textbox>
                <w10:wrap type="through" anchorx="margin"/>
              </v:shape>
            </w:pict>
          </mc:Fallback>
        </mc:AlternateContent>
      </w:r>
      <w:r w:rsidR="00FE379E">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w:t>
      </w:r>
      <w:ins w:id="336" w:author="Andrei-Eugen Birta" w:date="2018-05-14T13:21:00Z">
        <w:r w:rsidR="002F3B40">
          <w:t>3</w:t>
        </w:r>
      </w:ins>
      <w:del w:id="337" w:author="Andrei-Eugen Birta" w:date="2018-05-14T13:21:00Z">
        <w:r w:rsidR="007479B9" w:rsidDel="002F3B40">
          <w:delText>0</w:delText>
        </w:r>
      </w:del>
      <w:r w:rsidR="00AB6A5D">
        <w:t xml:space="preserve">, is a heat map, showing which state suffers the most from collisions with wildlife. </w:t>
      </w:r>
      <w:r w:rsidR="00083907">
        <w:t xml:space="preserve">Comparing to </w:t>
      </w:r>
      <w:commentRangeStart w:id="338"/>
      <w:r w:rsidR="00083907">
        <w:t xml:space="preserve">Figure </w:t>
      </w:r>
      <w:r w:rsidR="00375A57">
        <w:t>1</w:t>
      </w:r>
      <w:ins w:id="339" w:author="Andrei-Eugen Birta" w:date="2018-05-14T13:21:00Z">
        <w:r w:rsidR="002F3B40">
          <w:t>4</w:t>
        </w:r>
      </w:ins>
      <w:del w:id="340" w:author="Andrei-Eugen Birta" w:date="2018-05-14T13:21:00Z">
        <w:r w:rsidR="00375A57" w:rsidDel="002F3B40">
          <w:delText>1</w:delText>
        </w:r>
      </w:del>
      <w:r w:rsidR="00083907">
        <w:t xml:space="preserve"> </w:t>
      </w:r>
      <w:commentRangeEnd w:id="338"/>
      <w:r w:rsidR="00083907">
        <w:rPr>
          <w:rStyle w:val="CommentReference"/>
        </w:rPr>
        <w:commentReference w:id="338"/>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Figure </w:t>
      </w:r>
      <w:r w:rsidR="00375A57">
        <w:t>13</w:t>
      </w:r>
      <w:r>
        <w:t xml:space="preserve"> is a table which represents the airports with most </w:t>
      </w:r>
      <w:commentRangeStart w:id="341"/>
      <w:r>
        <w:t>collisions</w:t>
      </w:r>
      <w:commentRangeEnd w:id="341"/>
      <w:r w:rsidR="00161B8B">
        <w:rPr>
          <w:rStyle w:val="CommentReference"/>
        </w:rPr>
        <w:commentReference w:id="341"/>
      </w:r>
      <w:r>
        <w:t>.</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465933C4" w:rsidR="000B408B" w:rsidRDefault="005E0A15" w:rsidP="005E0A15">
      <w:pPr>
        <w:pStyle w:val="Caption"/>
      </w:pPr>
      <w:r>
        <w:t xml:space="preserve">Figure </w:t>
      </w:r>
      <w:r w:rsidR="00375A57">
        <w:t>1</w:t>
      </w:r>
      <w:ins w:id="342" w:author="Andrei-Eugen Birta" w:date="2018-05-14T13:21:00Z">
        <w:r w:rsidR="002F3B40">
          <w:t>5</w:t>
        </w:r>
      </w:ins>
      <w:del w:id="343" w:author="Andrei-Eugen Birta" w:date="2018-05-14T13:21:00Z">
        <w:r w:rsidR="00375A57" w:rsidDel="002F3B40">
          <w:delText>2</w:delText>
        </w:r>
      </w:del>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6245"/>
                    </a:xfrm>
                    <a:prstGeom prst="rect">
                      <a:avLst/>
                    </a:prstGeom>
                  </pic:spPr>
                </pic:pic>
              </a:graphicData>
            </a:graphic>
          </wp:inline>
        </w:drawing>
      </w:r>
    </w:p>
    <w:p w14:paraId="4787BAB5" w14:textId="1054FC00" w:rsidR="00500606" w:rsidRDefault="002E51ED" w:rsidP="002E51ED">
      <w:pPr>
        <w:pStyle w:val="Caption"/>
      </w:pPr>
      <w:r>
        <w:t xml:space="preserve">Figure </w:t>
      </w:r>
      <w:r w:rsidR="00375A57">
        <w:t>1</w:t>
      </w:r>
      <w:ins w:id="344" w:author="Andrei-Eugen Birta" w:date="2018-05-14T13:21:00Z">
        <w:r w:rsidR="002F3B40">
          <w:t>6</w:t>
        </w:r>
      </w:ins>
      <w:del w:id="345" w:author="Andrei-Eugen Birta" w:date="2018-05-14T13:21:00Z">
        <w:r w:rsidR="00375A57" w:rsidDel="002F3B40">
          <w:delText>3</w:delText>
        </w:r>
      </w:del>
      <w:r>
        <w:t xml:space="preserve"> (</w:t>
      </w:r>
      <w:r w:rsidR="00E419DB">
        <w:t>collisions</w:t>
      </w:r>
      <w:r>
        <w:t xml:space="preserve"> per airport)</w:t>
      </w:r>
    </w:p>
    <w:p w14:paraId="6C293A48" w14:textId="286BCE6D" w:rsidR="00A37A02" w:rsidRDefault="00482286" w:rsidP="00482286">
      <w:pPr>
        <w:ind w:firstLine="360"/>
      </w:pPr>
      <w:r>
        <w:t>We can see that although the DEN</w:t>
      </w:r>
      <w:ins w:id="346" w:author="Andrei-Eugen Birta" w:date="2018-05-14T12:37:00Z">
        <w:r w:rsidR="00910662">
          <w:t xml:space="preserve"> airport</w:t>
        </w:r>
        <w:r w:rsidR="0088682B">
          <w:t>,</w:t>
        </w:r>
      </w:ins>
      <w:r>
        <w:t xml:space="preserve">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7645BD9B"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ins w:id="347" w:author="Andrei-Eugen Birta" w:date="2018-05-14T13:21:00Z">
        <w:r w:rsidR="002F3B40">
          <w:t>7</w:t>
        </w:r>
      </w:ins>
      <w:del w:id="348" w:author="Andrei-Eugen Birta" w:date="2018-05-14T13:21:00Z">
        <w:r w:rsidR="00A71EF7" w:rsidDel="002F3B40">
          <w:delText>4</w:delText>
        </w:r>
      </w:del>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4F130EAC" w:rsidR="009F32DA" w:rsidRPr="00C65C14" w:rsidRDefault="009F32DA" w:rsidP="008A77F6">
                            <w:pPr>
                              <w:pStyle w:val="Caption"/>
                              <w:rPr>
                                <w:noProof/>
                                <w:sz w:val="24"/>
                                <w:szCs w:val="24"/>
                              </w:rPr>
                            </w:pPr>
                            <w:r>
                              <w:t>Figure 1</w:t>
                            </w:r>
                            <w:ins w:id="349" w:author="Andrei-Eugen Birta" w:date="2018-05-14T13:21:00Z">
                              <w:r w:rsidR="002F3B40">
                                <w:t>7</w:t>
                              </w:r>
                            </w:ins>
                            <w:del w:id="350" w:author="Andrei-Eugen Birta" w:date="2018-05-14T13:21:00Z">
                              <w:r w:rsidDel="002F3B40">
                                <w:delText>4</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3"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zLQIAAGU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" stroked="f">
                <v:textbox style="mso-fit-shape-to-text:t" inset="0,0,0,0">
                  <w:txbxContent>
                    <w:p w14:paraId="32363332" w14:textId="4F130EAC" w:rsidR="009F32DA" w:rsidRPr="00C65C14" w:rsidRDefault="009F32DA" w:rsidP="008A77F6">
                      <w:pPr>
                        <w:pStyle w:val="Caption"/>
                        <w:rPr>
                          <w:noProof/>
                          <w:sz w:val="24"/>
                          <w:szCs w:val="24"/>
                        </w:rPr>
                      </w:pPr>
                      <w:r>
                        <w:t>Figure 1</w:t>
                      </w:r>
                      <w:ins w:id="351" w:author="Andrei-Eugen Birta" w:date="2018-05-14T13:21:00Z">
                        <w:r w:rsidR="002F3B40">
                          <w:t>7</w:t>
                        </w:r>
                      </w:ins>
                      <w:del w:id="352" w:author="Andrei-Eugen Birta" w:date="2018-05-14T13:21:00Z">
                        <w:r w:rsidDel="002F3B40">
                          <w:delText>4</w:delText>
                        </w:r>
                      </w:del>
                    </w:p>
                  </w:txbxContent>
                </v:textbox>
                <w10:wrap type="tight"/>
              </v:shape>
            </w:pict>
          </mc:Fallback>
        </mc:AlternateContent>
      </w:r>
    </w:p>
    <w:p w14:paraId="6876FE28" w14:textId="77777777" w:rsidR="00772629" w:rsidRDefault="00E5799A" w:rsidP="00150CE3">
      <w:pPr>
        <w:rPr>
          <w:ins w:id="353" w:author="Andrei-Eugen Birta" w:date="2018-05-14T12:44:00Z"/>
        </w:rPr>
      </w:pPr>
      <w:r>
        <w:lastRenderedPageBreak/>
        <w:t xml:space="preserve">Clearly showing that some species are more likely to </w:t>
      </w:r>
      <w:commentRangeStart w:id="354"/>
      <w:commentRangeStart w:id="355"/>
      <w:r>
        <w:t>partake in a collision, than others.</w:t>
      </w:r>
      <w:commentRangeEnd w:id="354"/>
      <w:r w:rsidR="00317C9F">
        <w:rPr>
          <w:rStyle w:val="CommentReference"/>
        </w:rPr>
        <w:commentReference w:id="354"/>
      </w:r>
      <w:commentRangeEnd w:id="355"/>
    </w:p>
    <w:p w14:paraId="791E907D" w14:textId="3CCEE6BF" w:rsidR="00110230" w:rsidRDefault="00934380" w:rsidP="00150CE3">
      <w:r>
        <w:rPr>
          <w:rStyle w:val="CommentReference"/>
        </w:rPr>
        <w:commentReference w:id="355"/>
      </w:r>
    </w:p>
    <w:p w14:paraId="549E5C26" w14:textId="4FAFC2D6" w:rsidR="008A77F6" w:rsidRDefault="008A77F6" w:rsidP="00482286">
      <w:pPr>
        <w:ind w:firstLine="360"/>
        <w:rPr>
          <w:ins w:id="356" w:author="Andrei-Eugen Birta" w:date="2018-05-14T12:44:00Z"/>
        </w:rPr>
      </w:pPr>
    </w:p>
    <w:p w14:paraId="6D9FEC9E" w14:textId="77777777" w:rsidR="004C5B1F" w:rsidRDefault="004C5B1F">
      <w:pPr>
        <w:keepNext/>
        <w:ind w:firstLine="360"/>
        <w:rPr>
          <w:ins w:id="357" w:author="Andrei-Eugen Birta" w:date="2018-05-14T12:44:00Z"/>
        </w:rPr>
        <w:pPrChange w:id="358" w:author="Andrei-Eugen Birta" w:date="2018-05-14T12:44:00Z">
          <w:pPr>
            <w:ind w:firstLine="360"/>
          </w:pPr>
        </w:pPrChange>
      </w:pPr>
      <w:ins w:id="359" w:author="Andrei-Eugen Birta" w:date="2018-05-14T12:44:00Z">
        <w:r>
          <w:rPr>
            <w:noProof/>
          </w:rPr>
          <w:drawing>
            <wp:inline distT="0" distB="0" distL="0" distR="0" wp14:anchorId="7B3767F7" wp14:editId="30DD713E">
              <wp:extent cx="5943600" cy="4065483"/>
              <wp:effectExtent l="0" t="0" r="0" b="0"/>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inline>
          </w:drawing>
        </w:r>
      </w:ins>
    </w:p>
    <w:p w14:paraId="24D25E8A" w14:textId="30B2F314" w:rsidR="004C5B1F" w:rsidRDefault="00B6386A">
      <w:pPr>
        <w:pStyle w:val="Caption"/>
        <w:rPr>
          <w:ins w:id="360" w:author="Andrei-Eugen Birta" w:date="2018-05-14T12:45:00Z"/>
        </w:rPr>
        <w:pPrChange w:id="361" w:author="Andrei-Eugen Birta" w:date="2018-05-14T12:44:00Z">
          <w:pPr>
            <w:ind w:firstLine="360"/>
          </w:pPr>
        </w:pPrChange>
      </w:pPr>
      <w:ins w:id="362" w:author="Andrei-Eugen Birta" w:date="2018-05-14T12:44:00Z">
        <w:r>
          <w:t>Figure 1</w:t>
        </w:r>
      </w:ins>
      <w:ins w:id="363" w:author="Andrei-Eugen Birta" w:date="2018-05-14T13:22:00Z">
        <w:r>
          <w:t>8</w:t>
        </w:r>
      </w:ins>
    </w:p>
    <w:p w14:paraId="74993A40" w14:textId="58FD2540" w:rsidR="00100046" w:rsidRPr="00100046" w:rsidRDefault="00B6386A">
      <w:pPr>
        <w:ind w:firstLine="360"/>
      </w:pPr>
      <w:ins w:id="364" w:author="Andrei-Eugen Birta" w:date="2018-05-14T12:45:00Z">
        <w:r>
          <w:t>Figure 1</w:t>
        </w:r>
      </w:ins>
      <w:ins w:id="365" w:author="Andrei-Eugen Birta" w:date="2018-05-14T13:22:00Z">
        <w:r>
          <w:t>8</w:t>
        </w:r>
      </w:ins>
      <w:ins w:id="366" w:author="Andrei-Eugen Birta" w:date="2018-05-14T12:45:00Z">
        <w:r w:rsidR="00100046">
          <w:t xml:space="preserve"> shows the distribution of bird strikes onto a</w:t>
        </w:r>
        <w:r w:rsidR="007048D6">
          <w:t xml:space="preserve"> typical aircraft. </w:t>
        </w:r>
      </w:ins>
      <w:ins w:id="367" w:author="Andrei-Eugen Birta" w:date="2018-05-14T12:46:00Z">
        <w:r w:rsidR="007048D6">
          <w:t xml:space="preserve"> 44% of the collisions affect the engine rendering the aircraft useless for a period of time tightly dependent on the aircraft type and the</w:t>
        </w:r>
      </w:ins>
      <w:ins w:id="368" w:author="Andrei-Eugen Birta" w:date="2018-05-14T12:47:00Z">
        <w:r w:rsidR="007048D6">
          <w:t xml:space="preserve"> availability of replacement parts. The wings and the engine are the only parts of an aircraft that hold fuel, and a</w:t>
        </w:r>
      </w:ins>
      <w:ins w:id="369" w:author="Andrei-Eugen Birta" w:date="2018-05-14T12:48:00Z">
        <w:r w:rsidR="007048D6">
          <w:t xml:space="preserve"> collision to either of them, can cause the engines to explode, putting in danger the passengers lives.</w:t>
        </w:r>
      </w:ins>
    </w:p>
    <w:p w14:paraId="30606006" w14:textId="2FFAACC2" w:rsidR="00175327" w:rsidRDefault="00175327" w:rsidP="00175327">
      <w:pPr>
        <w:pStyle w:val="Heading2"/>
        <w:numPr>
          <w:ilvl w:val="0"/>
          <w:numId w:val="5"/>
        </w:numPr>
        <w:rPr>
          <w:ins w:id="370" w:author="Andrei-Eugen Birta" w:date="2018-05-12T14:53:00Z"/>
          <w:rFonts w:ascii="Arial" w:hAnsi="Arial" w:cs="Arial"/>
          <w:sz w:val="24"/>
          <w:szCs w:val="24"/>
        </w:rPr>
      </w:pPr>
      <w:bookmarkStart w:id="371" w:name="_Toc513995889"/>
      <w:bookmarkStart w:id="372" w:name="_Toc513996185"/>
      <w:r w:rsidRPr="00B15178">
        <w:rPr>
          <w:rFonts w:ascii="Arial" w:hAnsi="Arial" w:cs="Arial"/>
          <w:sz w:val="24"/>
          <w:szCs w:val="24"/>
        </w:rPr>
        <w:t>Diagnostic Analysis</w:t>
      </w:r>
      <w:bookmarkEnd w:id="371"/>
      <w:bookmarkEnd w:id="372"/>
    </w:p>
    <w:p w14:paraId="3EC25FA0" w14:textId="0FC054A9" w:rsidR="00877214" w:rsidRPr="00F46819" w:rsidRDefault="00877214">
      <w:pPr>
        <w:ind w:firstLine="360"/>
        <w:pPrChange w:id="373" w:author="Andrei-Eugen Birta" w:date="2018-05-12T14:54:00Z">
          <w:pPr>
            <w:pStyle w:val="Heading2"/>
            <w:numPr>
              <w:numId w:val="5"/>
            </w:numPr>
            <w:ind w:left="720" w:hanging="360"/>
          </w:pPr>
        </w:pPrChange>
      </w:pPr>
      <w:ins w:id="374" w:author="Andrei-Eugen Birta" w:date="2018-05-12T14:53:00Z">
        <w:r>
          <w:t>Diagnostic Analysis is the part in which the Data scientist</w:t>
        </w:r>
      </w:ins>
      <w:ins w:id="375" w:author="Andrei-Eugen Birta" w:date="2018-05-12T14:54:00Z">
        <w:r w:rsidR="00E94DF7">
          <w:t xml:space="preserve"> finds the reasons why did the identified issues</w:t>
        </w:r>
        <w:r w:rsidR="0024298C">
          <w:t>,</w:t>
        </w:r>
        <w:r w:rsidR="00E94DF7">
          <w:t xml:space="preserve"> in Descriptive Analysis, happened?</w:t>
        </w:r>
      </w:ins>
    </w:p>
    <w:p w14:paraId="157724C9" w14:textId="07FCD5CA" w:rsidR="00334D2B" w:rsidRDefault="00334D2B" w:rsidP="00334D2B">
      <w:r>
        <w:t>Why did those plane</w:t>
      </w:r>
      <w:ins w:id="376" w:author="Andrei-Eugen Birta" w:date="2018-05-12T19:29:00Z">
        <w:r w:rsidR="00CE6904">
          <w:t>s</w:t>
        </w:r>
      </w:ins>
      <w:r>
        <w:t xml:space="preserve"> crash?</w:t>
      </w:r>
    </w:p>
    <w:p w14:paraId="51B2E6C6" w14:textId="6FEA5E49" w:rsidR="00B150C7" w:rsidRDefault="003854DF" w:rsidP="00597E0C">
      <w:pPr>
        <w:ind w:firstLine="360"/>
      </w:pPr>
      <w:commentRangeStart w:id="377"/>
      <w:commentRangeStart w:id="378"/>
      <w:r>
        <w:t xml:space="preserve">Well, the answer to that question is none other than </w:t>
      </w:r>
      <w:r w:rsidR="00597E0C">
        <w:t>wildlife. If there were to be no wildlife to collide with the aircrafts, no crashes would’ve happened.</w:t>
      </w:r>
      <w:commentRangeEnd w:id="377"/>
      <w:r w:rsidR="00317C9F">
        <w:rPr>
          <w:rStyle w:val="CommentReference"/>
        </w:rPr>
        <w:commentReference w:id="377"/>
      </w:r>
      <w:commentRangeEnd w:id="378"/>
      <w:r w:rsidR="00C922D4">
        <w:rPr>
          <w:rStyle w:val="CommentReference"/>
        </w:rPr>
        <w:commentReference w:id="378"/>
      </w:r>
    </w:p>
    <w:p w14:paraId="6E6F5D0B" w14:textId="6335C85A" w:rsidR="0014752D" w:rsidRDefault="00F80FC5" w:rsidP="0014752D">
      <w:pPr>
        <w:pStyle w:val="ListParagraph"/>
        <w:numPr>
          <w:ilvl w:val="0"/>
          <w:numId w:val="10"/>
        </w:numPr>
      </w:pPr>
      <w:r>
        <w:lastRenderedPageBreak/>
        <w:t xml:space="preserve">But how come, more than 50% of the collisions happen at altitudes bellow 16 meters? </w:t>
      </w:r>
      <w:r w:rsidR="00932755">
        <w:t xml:space="preserve"> </w:t>
      </w:r>
    </w:p>
    <w:p w14:paraId="57FCA51C" w14:textId="2B0CC9A9" w:rsidR="0014752D" w:rsidRDefault="00932755" w:rsidP="0014752D">
      <w:pPr>
        <w:pStyle w:val="ListParagraph"/>
        <w:numPr>
          <w:ilvl w:val="0"/>
          <w:numId w:val="10"/>
        </w:numPr>
      </w:pPr>
      <w:r>
        <w:t>And how come some of the busiest airports and states are not the same as those that have the most crashes?</w:t>
      </w:r>
      <w:r w:rsidR="0014752D">
        <w:t xml:space="preserve"> </w:t>
      </w:r>
    </w:p>
    <w:p w14:paraId="1576EFDB" w14:textId="32A259FE" w:rsidR="00F80FC5" w:rsidRDefault="0014752D" w:rsidP="0014752D">
      <w:pPr>
        <w:pStyle w:val="ListParagraph"/>
        <w:numPr>
          <w:ilvl w:val="0"/>
          <w:numId w:val="10"/>
        </w:numPr>
      </w:pPr>
      <w:r>
        <w:t>Why are some species more likely to hit an aircraft than others?</w:t>
      </w:r>
    </w:p>
    <w:p w14:paraId="5FC6EBB9" w14:textId="10B6D5BD" w:rsidR="00932755" w:rsidRDefault="00932755" w:rsidP="00597E0C">
      <w:pPr>
        <w:ind w:firstLine="360"/>
      </w:pPr>
      <w:r>
        <w:t xml:space="preserve">In order to answer those questions, we needed more information. </w:t>
      </w:r>
    </w:p>
    <w:p w14:paraId="3544B2EF" w14:textId="01F04DD2" w:rsidR="00FA4AE9" w:rsidRDefault="004F5113" w:rsidP="00597E0C">
      <w:pPr>
        <w:ind w:firstLine="360"/>
        <w:rPr>
          <w:ins w:id="379" w:author="Andrei-Eugen Birta" w:date="2018-05-12T14:22:00Z"/>
        </w:rPr>
      </w:pPr>
      <w:r>
        <w:t>According to a book</w:t>
      </w:r>
      <w:ins w:id="380" w:author="Andrei-Eugen Birta" w:date="2018-05-12T14:25:00Z">
        <w:r w:rsidR="00500B82" w:rsidRPr="00500B82">
          <w:t xml:space="preserve"> </w:t>
        </w:r>
        <w:r w:rsidR="00500B82">
          <w:t>written by Kaufman Kenn</w:t>
        </w:r>
      </w:ins>
      <w:r>
        <w:t xml:space="preserve"> (“</w:t>
      </w:r>
      <w:r w:rsidRPr="00932755">
        <w:t>Lives of North American Birds</w:t>
      </w:r>
      <w:r>
        <w:t>”, 1996)</w:t>
      </w:r>
      <w:del w:id="381" w:author="Andrei-Eugen Birta" w:date="2018-05-12T14:25:00Z">
        <w:r w:rsidDel="00500B82">
          <w:delText xml:space="preserve"> written by Kaufman Kenn</w:delText>
        </w:r>
      </w:del>
      <w:r>
        <w:t xml:space="preserve">, Mourning Doves, the bird species which was part of 47% </w:t>
      </w:r>
      <w:del w:id="382" w:author="Andrei-Eugen Birta" w:date="2018-05-12T14:06:00Z">
        <w:r w:rsidDel="00971F79">
          <w:delText>of  all</w:delText>
        </w:r>
      </w:del>
      <w:ins w:id="383" w:author="Andrei-Eugen Birta" w:date="2018-05-12T14:06:00Z">
        <w:r w:rsidR="00971F79">
          <w:t>of all</w:t>
        </w:r>
      </w:ins>
      <w:r>
        <w:t xml:space="preserve"> collisions since the 90’s, like to spend their time at altitudes between 5 feet (1.5meters) and 25 feet (7.6 meters)</w:t>
      </w:r>
      <w:ins w:id="384" w:author="Andrei-Eugen Birta" w:date="2018-05-12T14:06:00Z">
        <w:r w:rsidR="00CD6A2B">
          <w:t>, giving the reason why the Mourning Doves are more likely to crash into a plane, than any other species.</w:t>
        </w:r>
      </w:ins>
      <w:ins w:id="385" w:author="Andrei-Eugen Birta" w:date="2018-05-12T14:20:00Z">
        <w:r w:rsidR="00A556BE">
          <w:t xml:space="preserve"> “Adding salt to the wound</w:t>
        </w:r>
      </w:ins>
      <w:ins w:id="386" w:author="Andrei-Eugen Birta" w:date="2018-05-12T14:21:00Z">
        <w:r w:rsidR="00A556BE">
          <w:t>” next species with the highest collision rate, are diurnal birds, natural predators to the Mourning Dove, be it for their meat, nests or eggs.</w:t>
        </w:r>
      </w:ins>
    </w:p>
    <w:p w14:paraId="61D3CFB9" w14:textId="0CB391AB" w:rsidR="00681F4E" w:rsidRDefault="00FC1DFE" w:rsidP="00597E0C">
      <w:pPr>
        <w:ind w:firstLine="360"/>
        <w:rPr>
          <w:ins w:id="387" w:author="Andrei-Eugen Birta" w:date="2018-05-12T14:08:00Z"/>
        </w:rPr>
      </w:pPr>
      <w:ins w:id="388" w:author="Andrei-Eugen Birta" w:date="2018-05-12T14:25:00Z">
        <w:r>
          <w:rPr>
            <w:noProof/>
          </w:rPr>
          <w:drawing>
            <wp:anchor distT="0" distB="0" distL="114300" distR="114300" simplePos="0" relativeHeight="251682816" behindDoc="1" locked="0" layoutInCell="1" allowOverlap="1" wp14:anchorId="64705D67" wp14:editId="64677F85">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332">
          <w:rPr>
            <w:noProof/>
          </w:rPr>
          <mc:AlternateContent>
            <mc:Choice Requires="wps">
              <w:drawing>
                <wp:anchor distT="0" distB="0" distL="114300" distR="114300" simplePos="0" relativeHeight="251684864" behindDoc="1" locked="0" layoutInCell="1" allowOverlap="1" wp14:anchorId="21D1DE54" wp14:editId="552C269C">
                  <wp:simplePos x="0" y="0"/>
                  <wp:positionH relativeFrom="column">
                    <wp:posOffset>160020</wp:posOffset>
                  </wp:positionH>
                  <wp:positionV relativeFrom="paragraph">
                    <wp:posOffset>3185795</wp:posOffset>
                  </wp:positionV>
                  <wp:extent cx="40157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BAF8674" w14:textId="4CE1E0C9" w:rsidR="009F32DA" w:rsidRPr="002435B7" w:rsidRDefault="009F32DA">
                              <w:pPr>
                                <w:pStyle w:val="Caption"/>
                                <w:rPr>
                                  <w:noProof/>
                                </w:rPr>
                                <w:pPrChange w:id="389" w:author="Andrei-Eugen Birta" w:date="2018-05-12T14:25:00Z">
                                  <w:pPr>
                                    <w:ind w:firstLine="360"/>
                                  </w:pPr>
                                </w:pPrChange>
                              </w:pPr>
                              <w:ins w:id="390" w:author="Andrei-Eugen Birta" w:date="2018-05-12T14:25:00Z">
                                <w:r>
                                  <w:t xml:space="preserve">Figure </w:t>
                                </w:r>
                              </w:ins>
                              <w:ins w:id="391" w:author="Andrei-Eugen Birta" w:date="2018-05-12T14:26:00Z">
                                <w:r>
                                  <w:t>1</w:t>
                                </w:r>
                              </w:ins>
                              <w:ins w:id="392" w:author="Andrei-Eugen Birta" w:date="2018-05-14T13:22:00Z">
                                <w:r w:rsidR="00B6386A">
                                  <w:t>9</w:t>
                                </w:r>
                              </w:ins>
                              <w:ins w:id="393"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DE54" id="Text Box 30" o:spid="_x0000_s1034" type="#_x0000_t202" style="position:absolute;left:0;text-align:left;margin-left:12.6pt;margin-top:250.85pt;width:316.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" stroked="f">
                  <v:textbox style="mso-fit-shape-to-text:t" inset="0,0,0,0">
                    <w:txbxContent>
                      <w:p w14:paraId="7BAF8674" w14:textId="4CE1E0C9" w:rsidR="009F32DA" w:rsidRPr="002435B7" w:rsidRDefault="009F32DA">
                        <w:pPr>
                          <w:pStyle w:val="Caption"/>
                          <w:rPr>
                            <w:noProof/>
                          </w:rPr>
                          <w:pPrChange w:id="394" w:author="Andrei-Eugen Birta" w:date="2018-05-12T14:25:00Z">
                            <w:pPr>
                              <w:ind w:firstLine="360"/>
                            </w:pPr>
                          </w:pPrChange>
                        </w:pPr>
                        <w:ins w:id="395" w:author="Andrei-Eugen Birta" w:date="2018-05-12T14:25:00Z">
                          <w:r>
                            <w:t xml:space="preserve">Figure </w:t>
                          </w:r>
                        </w:ins>
                        <w:ins w:id="396" w:author="Andrei-Eugen Birta" w:date="2018-05-12T14:26:00Z">
                          <w:r>
                            <w:t>1</w:t>
                          </w:r>
                        </w:ins>
                        <w:ins w:id="397" w:author="Andrei-Eugen Birta" w:date="2018-05-14T13:22:00Z">
                          <w:r w:rsidR="00B6386A">
                            <w:t>9</w:t>
                          </w:r>
                        </w:ins>
                        <w:ins w:id="398"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ins>
      <w:ins w:id="399" w:author="Andrei-Eugen Birta" w:date="2018-05-12T14:26:00Z">
        <w:r w:rsidR="00AD272A">
          <w:t>Figure 1</w:t>
        </w:r>
      </w:ins>
      <w:ins w:id="400" w:author="Andrei-Eugen Birta" w:date="2018-05-14T13:22:00Z">
        <w:r w:rsidR="00B6386A">
          <w:t>9</w:t>
        </w:r>
      </w:ins>
      <w:ins w:id="401" w:author="Andrei-Eugen Birta" w:date="2018-05-12T14:26:00Z">
        <w:r>
          <w:t xml:space="preserve"> repre</w:t>
        </w:r>
        <w:r w:rsidR="009E17C5">
          <w:t>sents a heat map of Mourning Doves</w:t>
        </w:r>
      </w:ins>
      <w:ins w:id="402" w:author="Andrei-Eugen Birta" w:date="2018-05-12T14:35:00Z">
        <w:r w:rsidR="008A0859">
          <w:t xml:space="preserve"> estimated</w:t>
        </w:r>
      </w:ins>
      <w:ins w:id="403" w:author="Andrei-Eugen Birta" w:date="2018-05-12T14:26:00Z">
        <w:r w:rsidR="009E17C5">
          <w:t xml:space="preserve"> population, over the USA territory.</w:t>
        </w:r>
      </w:ins>
      <w:ins w:id="404" w:author="Andrei-Eugen Birta" w:date="2018-05-12T14:28:00Z">
        <w:r w:rsidR="009E17C5">
          <w:t xml:space="preserve"> C</w:t>
        </w:r>
        <w:r w:rsidR="00B6386A">
          <w:t>omparing this one with Figure 1</w:t>
        </w:r>
      </w:ins>
      <w:ins w:id="405" w:author="Andrei-Eugen Birta" w:date="2018-05-14T13:22:00Z">
        <w:r w:rsidR="00B6386A">
          <w:t>3</w:t>
        </w:r>
      </w:ins>
      <w:ins w:id="406" w:author="Andrei-Eugen Birta" w:date="2018-05-12T14:28:00Z">
        <w:r w:rsidR="009E17C5">
          <w:t>, we can see a clear resemblance between the two, showing part of the reason why some of the states have more collisions with Mourning Doves, than others.</w:t>
        </w:r>
      </w:ins>
      <w:ins w:id="407" w:author="Andrei-Eugen Birta" w:date="2018-05-12T14:30:00Z">
        <w:r w:rsidR="00697CBE">
          <w:t xml:space="preserve"> And although not all of the collisions are with Mourning Doves, next species that are likely to </w:t>
        </w:r>
      </w:ins>
      <w:commentRangeStart w:id="408"/>
      <w:commentRangeStart w:id="409"/>
      <w:ins w:id="410" w:author="Andrei-Eugen Birta" w:date="2018-05-12T14:31:00Z">
        <w:r w:rsidR="00697CBE">
          <w:t>be part of a collision are natural predators to the Mourning Doves, and where there’re Doves, there’re predators as well, further increasing the risk that a plane will crash into a bird.</w:t>
        </w:r>
      </w:ins>
      <w:commentRangeEnd w:id="408"/>
      <w:r w:rsidR="00D62B94">
        <w:rPr>
          <w:rStyle w:val="CommentReference"/>
        </w:rPr>
        <w:commentReference w:id="408"/>
      </w:r>
      <w:commentRangeEnd w:id="409"/>
      <w:r w:rsidR="00C922D4">
        <w:rPr>
          <w:rStyle w:val="CommentReference"/>
        </w:rPr>
        <w:commentReference w:id="409"/>
      </w:r>
    </w:p>
    <w:p w14:paraId="1AE16BD6" w14:textId="77777777" w:rsidR="00E75C61" w:rsidRDefault="00E75C61" w:rsidP="00597E0C">
      <w:pPr>
        <w:ind w:firstLine="360"/>
        <w:rPr>
          <w:ins w:id="411" w:author="Andrei-Eugen Birta" w:date="2018-05-14T12:49:00Z"/>
        </w:rPr>
      </w:pPr>
    </w:p>
    <w:p w14:paraId="6C156B6F" w14:textId="77777777" w:rsidR="00E75C61" w:rsidRDefault="00E75C61" w:rsidP="00597E0C">
      <w:pPr>
        <w:ind w:firstLine="360"/>
        <w:rPr>
          <w:ins w:id="412" w:author="Andrei-Eugen Birta" w:date="2018-05-14T12:49:00Z"/>
        </w:rPr>
      </w:pPr>
    </w:p>
    <w:p w14:paraId="36336AB6" w14:textId="06A110FD" w:rsidR="004F5113" w:rsidRPr="00334D2B" w:rsidRDefault="004F5113" w:rsidP="00597E0C">
      <w:pPr>
        <w:ind w:firstLine="360"/>
      </w:pPr>
      <w:del w:id="413" w:author="Andrei-Eugen Birta" w:date="2018-05-12T14:06:00Z">
        <w:r w:rsidDel="00CD6A2B">
          <w:delText>.</w:delText>
        </w:r>
        <w:r w:rsidR="002B37F4" w:rsidDel="00CD6A2B">
          <w:delText xml:space="preserve"> </w:delText>
        </w:r>
      </w:del>
    </w:p>
    <w:p w14:paraId="7C50924E" w14:textId="25CECB8E" w:rsidR="007207EC" w:rsidRDefault="00175327" w:rsidP="007207EC">
      <w:pPr>
        <w:pStyle w:val="Heading2"/>
        <w:numPr>
          <w:ilvl w:val="0"/>
          <w:numId w:val="5"/>
        </w:numPr>
        <w:rPr>
          <w:rFonts w:ascii="Arial" w:hAnsi="Arial" w:cs="Arial"/>
          <w:sz w:val="24"/>
          <w:szCs w:val="24"/>
        </w:rPr>
      </w:pPr>
      <w:bookmarkStart w:id="414" w:name="_Toc513995890"/>
      <w:bookmarkStart w:id="415" w:name="_Toc513996186"/>
      <w:r w:rsidRPr="00B15178">
        <w:rPr>
          <w:rFonts w:ascii="Arial" w:hAnsi="Arial" w:cs="Arial"/>
          <w:sz w:val="24"/>
          <w:szCs w:val="24"/>
        </w:rPr>
        <w:lastRenderedPageBreak/>
        <w:t>Predictive Analysis</w:t>
      </w:r>
      <w:bookmarkEnd w:id="414"/>
      <w:bookmarkEnd w:id="415"/>
    </w:p>
    <w:p w14:paraId="2206A563" w14:textId="77777777" w:rsidR="00752B98" w:rsidRDefault="00334D2B" w:rsidP="00334D2B">
      <w:r>
        <w:t>Will it happen again?</w:t>
      </w:r>
    </w:p>
    <w:p w14:paraId="372E89AD" w14:textId="45CBB7D2" w:rsidR="00752B98" w:rsidRDefault="00752B98" w:rsidP="00752B98">
      <w:pPr>
        <w:ind w:firstLine="720"/>
        <w:rPr>
          <w:ins w:id="416" w:author="Andrei-Eugen Birta" w:date="2018-05-12T13:33:00Z"/>
        </w:rPr>
      </w:pPr>
      <w:r>
        <w:t xml:space="preserve">Predictive analysis encompasses a variety of statistical techniques, but we chose to use machine learning to analyze current and historical facts, which would allow us to make predictions </w:t>
      </w:r>
      <w:commentRangeStart w:id="417"/>
      <w:commentRangeStart w:id="418"/>
      <w:r>
        <w:t xml:space="preserve">about future or otherwise unknown events. </w:t>
      </w:r>
      <w:commentRangeEnd w:id="417"/>
      <w:r w:rsidR="00D62B94">
        <w:rPr>
          <w:rStyle w:val="CommentReference"/>
        </w:rPr>
        <w:commentReference w:id="417"/>
      </w:r>
      <w:commentRangeEnd w:id="418"/>
      <w:r w:rsidR="006F1966">
        <w:rPr>
          <w:rStyle w:val="CommentReference"/>
        </w:rPr>
        <w:commentReference w:id="418"/>
      </w:r>
    </w:p>
    <w:p w14:paraId="3357C63C" w14:textId="297E299A" w:rsidR="00C84137" w:rsidRDefault="00C84137" w:rsidP="00752B98">
      <w:pPr>
        <w:ind w:firstLine="720"/>
      </w:pPr>
      <w:ins w:id="419" w:author="Andrei-Eugen Birta" w:date="2018-05-12T13:33:00Z">
        <w:r>
          <w:t>In order to predict whether a flight will be part of a collision accident, we used a 2</w:t>
        </w:r>
        <w:r w:rsidRPr="00C84137">
          <w:rPr>
            <w:vertAlign w:val="superscript"/>
            <w:rPrChange w:id="420" w:author="Andrei-Eugen Birta" w:date="2018-05-12T13:34:00Z">
              <w:rPr/>
            </w:rPrChange>
          </w:rPr>
          <w:t>nd</w:t>
        </w:r>
        <w:r>
          <w:t xml:space="preserve"> </w:t>
        </w:r>
      </w:ins>
      <w:ins w:id="421" w:author="Andrei-Eugen Birta" w:date="2018-05-12T13:34:00Z">
        <w:r>
          <w:t xml:space="preserve">dataset which contained all flights in 2015, dataset which had ~6 million entries of </w:t>
        </w:r>
      </w:ins>
      <w:ins w:id="422" w:author="Andrei-Eugen Birta" w:date="2018-05-12T13:35:00Z">
        <w:r>
          <w:t>flights</w:t>
        </w:r>
      </w:ins>
      <w:ins w:id="423" w:author="Andrei-Eugen Birta" w:date="2018-05-12T13:34:00Z">
        <w:r>
          <w:t xml:space="preserve"> on USA grounds.</w:t>
        </w:r>
      </w:ins>
      <w:ins w:id="424" w:author="Andrei-Eugen Birta" w:date="2018-05-12T13:35:00Z">
        <w:r w:rsidR="00655EA0">
          <w:t xml:space="preserve"> After cleaning the dataset and identifying which of those</w:t>
        </w:r>
      </w:ins>
      <w:ins w:id="425" w:author="Andrei-Eugen Birta" w:date="2018-05-12T13:36:00Z">
        <w:r w:rsidR="00655EA0">
          <w:t xml:space="preserve"> flights</w:t>
        </w:r>
      </w:ins>
      <w:ins w:id="426" w:author="Andrei-Eugen Birta" w:date="2018-05-12T13:35:00Z">
        <w:r w:rsidR="00655EA0">
          <w:t xml:space="preserve"> were crashes (using the initial dataset, which contained only crashed fli</w:t>
        </w:r>
        <w:r w:rsidR="009C7660">
          <w:t xml:space="preserve">ghts), we </w:t>
        </w:r>
      </w:ins>
      <w:ins w:id="427" w:author="Andrei-Eugen Birta" w:date="2018-05-12T13:37:00Z">
        <w:r w:rsidR="009C7660">
          <w:t>proceeded</w:t>
        </w:r>
      </w:ins>
      <w:ins w:id="428" w:author="Andrei-Eugen Birta" w:date="2018-05-12T13:35:00Z">
        <w:r w:rsidR="009C7660">
          <w:t xml:space="preserve"> with the predictive analysis.</w:t>
        </w:r>
      </w:ins>
    </w:p>
    <w:p w14:paraId="127055D0" w14:textId="45513585" w:rsidR="008A21B1" w:rsidRDefault="00752B98" w:rsidP="00752B98">
      <w:pPr>
        <w:ind w:firstLine="360"/>
        <w:rPr>
          <w:ins w:id="429" w:author="Andrei-Eugen Birta" w:date="2018-05-12T13:18:00Z"/>
        </w:rPr>
      </w:pPr>
      <w:r>
        <w:t>Our choice regarding this project was between supervised and unsupervised learning, since this project</w:t>
      </w:r>
      <w:ins w:id="430" w:author="Andrei-Eugen Birta" w:date="2018-05-12T13:17:00Z">
        <w:r>
          <w:t xml:space="preserve"> was partly made</w:t>
        </w:r>
      </w:ins>
      <w:del w:id="431" w:author="Andrei-Eugen Birta" w:date="2018-05-12T13:18:00Z">
        <w:r w:rsidDel="00752B98">
          <w:delText xml:space="preserve"> is made</w:delText>
        </w:r>
      </w:del>
      <w:r>
        <w:t xml:space="preserve"> for learning purpose</w:t>
      </w:r>
      <w:ins w:id="432" w:author="Andrei-Eugen Birta" w:date="2018-05-12T13:37:00Z">
        <w:r w:rsidR="00E734F3">
          <w:t>s,</w:t>
        </w:r>
      </w:ins>
      <w:r>
        <w:t xml:space="preserve"> we chose to implement both, to see what each of them </w:t>
      </w:r>
      <w:del w:id="433" w:author="Andrei-Eugen Birta" w:date="2018-05-12T13:18:00Z">
        <w:r w:rsidDel="0037273E">
          <w:delText xml:space="preserve">are </w:delText>
        </w:r>
      </w:del>
      <w:ins w:id="434" w:author="Andrei-Eugen Birta" w:date="2018-05-12T13:18:00Z">
        <w:r w:rsidR="0037273E">
          <w:t xml:space="preserve">is </w:t>
        </w:r>
      </w:ins>
      <w:r>
        <w:t>good at</w:t>
      </w:r>
      <w:ins w:id="435" w:author="Andrei-Eugen Birta" w:date="2018-05-12T13:18:00Z">
        <w:r w:rsidR="000A1300">
          <w:t>.</w:t>
        </w:r>
      </w:ins>
    </w:p>
    <w:p w14:paraId="78D783DE" w14:textId="77777777" w:rsidR="008A21B1" w:rsidRDefault="008A21B1">
      <w:pPr>
        <w:pStyle w:val="Heading3"/>
        <w:rPr>
          <w:ins w:id="436" w:author="Andrei-Eugen Birta" w:date="2018-05-12T13:18:00Z"/>
        </w:rPr>
        <w:pPrChange w:id="437" w:author="Andrei-Eugen Birta" w:date="2018-05-12T13:18:00Z">
          <w:pPr>
            <w:ind w:firstLine="360"/>
          </w:pPr>
        </w:pPrChange>
      </w:pPr>
      <w:bookmarkStart w:id="438" w:name="_Toc513995891"/>
      <w:bookmarkStart w:id="439" w:name="_Toc513996187"/>
      <w:ins w:id="440" w:author="Andrei-Eugen Birta" w:date="2018-05-12T13:18:00Z">
        <w:r>
          <w:t>e.1. Supervised Learning</w:t>
        </w:r>
        <w:bookmarkEnd w:id="438"/>
        <w:bookmarkEnd w:id="439"/>
      </w:ins>
    </w:p>
    <w:p w14:paraId="44599A68" w14:textId="6745AAFB" w:rsidR="001454C7" w:rsidRDefault="008A21B1">
      <w:pPr>
        <w:ind w:firstLine="360"/>
        <w:rPr>
          <w:ins w:id="441" w:author="Andrei-Eugen Birta" w:date="2018-05-12T13:43:00Z"/>
        </w:rPr>
      </w:pPr>
      <w:ins w:id="442" w:author="Andrei-Eugen Birta" w:date="2018-05-12T13:20:00Z">
        <w:r w:rsidRPr="008A21B1">
          <w:t>Supervised learning</w:t>
        </w:r>
      </w:ins>
      <w:ins w:id="443" w:author="Andrei-Eugen Birta" w:date="2018-05-14T18:25:00Z">
        <w:r w:rsidR="00CE0C04">
          <w:t>,</w:t>
        </w:r>
      </w:ins>
      <w:ins w:id="444" w:author="Andrei-Eugen Birta" w:date="2018-05-12T13:20:00Z">
        <w:r w:rsidRPr="008A21B1">
          <w:t xml:space="preserve"> maps an input to an output based on example input-output pairs. It uses labeled data consisting of features (X- input object) an</w:t>
        </w:r>
        <w:r w:rsidR="00DD3F3D">
          <w:t>d labels (y- a desired output).</w:t>
        </w:r>
      </w:ins>
      <w:ins w:id="445" w:author="Andrei-Eugen Birta" w:date="2018-05-14T18:25:00Z">
        <w:r w:rsidR="00DD3F3D">
          <w:t xml:space="preserve"> Using this method, we managed to create a model that is capable of predicting</w:t>
        </w:r>
      </w:ins>
      <w:ins w:id="446" w:author="Andrei-Eugen Birta" w:date="2018-05-14T18:26:00Z">
        <w:r w:rsidR="00DD3F3D">
          <w:t>, whether a flight will partake in a wildlife collision or not, with a quite astonishing accuracy.</w:t>
        </w:r>
      </w:ins>
    </w:p>
    <w:p w14:paraId="4FA13D2F" w14:textId="2B578C17" w:rsidR="006B7730" w:rsidRDefault="006B7730">
      <w:pPr>
        <w:pStyle w:val="Heading4"/>
        <w:rPr>
          <w:ins w:id="447" w:author="Andrei-Eugen Birta" w:date="2018-05-12T13:21:00Z"/>
        </w:rPr>
        <w:pPrChange w:id="448" w:author="Andrei-Eugen Birta" w:date="2018-05-12T13:43:00Z">
          <w:pPr>
            <w:ind w:firstLine="360"/>
          </w:pPr>
        </w:pPrChange>
      </w:pPr>
      <w:bookmarkStart w:id="449" w:name="_Toc513996188"/>
      <w:ins w:id="450" w:author="Andrei-Eugen Birta" w:date="2018-05-12T13:43:00Z">
        <w:r>
          <w:t xml:space="preserve">e.1.1. </w:t>
        </w:r>
      </w:ins>
      <w:ins w:id="451" w:author="Andrei-Eugen Birta" w:date="2018-05-12T13:44:00Z">
        <w:r w:rsidR="004F0064">
          <w:t>Chosen</w:t>
        </w:r>
      </w:ins>
      <w:ins w:id="452" w:author="Andrei-Eugen Birta" w:date="2018-05-12T13:43:00Z">
        <w:r>
          <w:t xml:space="preserve"> </w:t>
        </w:r>
      </w:ins>
      <w:ins w:id="453" w:author="Andrei-Eugen Birta" w:date="2018-05-12T13:44:00Z">
        <w:r w:rsidR="004F0064">
          <w:t>technique</w:t>
        </w:r>
      </w:ins>
      <w:bookmarkEnd w:id="449"/>
    </w:p>
    <w:p w14:paraId="614E126E" w14:textId="696BE382" w:rsidR="00AA669C" w:rsidRDefault="001454C7">
      <w:pPr>
        <w:ind w:firstLine="360"/>
        <w:rPr>
          <w:ins w:id="454" w:author="Andrei-Eugen Birta" w:date="2018-05-14T18:21:00Z"/>
        </w:rPr>
      </w:pPr>
      <w:ins w:id="455" w:author="Andrei-Eugen Birta" w:date="2018-05-12T13:21:00Z">
        <w:r>
          <w:t xml:space="preserve">There are multiple </w:t>
        </w:r>
      </w:ins>
      <w:ins w:id="456" w:author="Andrei-Eugen Birta" w:date="2018-05-12T13:22:00Z">
        <w:r>
          <w:t xml:space="preserve">ways of doing Supervised Learning, and out of all of those, </w:t>
        </w:r>
        <w:r w:rsidR="00EE4598">
          <w:t>w</w:t>
        </w:r>
        <w:r w:rsidRPr="001454C7">
          <w:t>e decided to use decision tree,</w:t>
        </w:r>
      </w:ins>
      <w:ins w:id="457" w:author="Andrei-Eugen Birta" w:date="2018-05-12T13:37:00Z">
        <w:r w:rsidR="00316B3D">
          <w:t xml:space="preserve"> since it came out as best among the other techniques which we considered.</w:t>
        </w:r>
      </w:ins>
    </w:p>
    <w:p w14:paraId="6B03EE15" w14:textId="1F939F5D" w:rsidR="00A106DD" w:rsidRDefault="00A106DD">
      <w:pPr>
        <w:ind w:firstLine="360"/>
        <w:rPr>
          <w:ins w:id="458" w:author="Andrei-Eugen Birta" w:date="2018-05-12T13:40:00Z"/>
        </w:rPr>
      </w:pPr>
      <w:ins w:id="459" w:author="Andrei-Eugen Birta" w:date="2018-05-14T18:21:00Z">
        <w:r>
          <w:t>Other techniques which we considered are:</w:t>
        </w:r>
      </w:ins>
    </w:p>
    <w:p w14:paraId="58E86C24" w14:textId="7242FED7" w:rsidR="00126BAB" w:rsidRDefault="00C84137" w:rsidP="00A106DD">
      <w:pPr>
        <w:pStyle w:val="ListParagraph"/>
        <w:numPr>
          <w:ilvl w:val="0"/>
          <w:numId w:val="17"/>
        </w:numPr>
        <w:rPr>
          <w:ins w:id="460" w:author="Andrei-Eugen Birta" w:date="2018-05-12T13:40:00Z"/>
        </w:rPr>
        <w:pPrChange w:id="461" w:author="Andrei-Eugen Birta" w:date="2018-05-14T18:21:00Z">
          <w:pPr>
            <w:ind w:firstLine="360"/>
          </w:pPr>
        </w:pPrChange>
      </w:pPr>
      <w:ins w:id="462" w:author="Andrei-Eugen Birta" w:date="2018-05-12T13:30:00Z">
        <w:r>
          <w:t>Naïve Bayes</w:t>
        </w:r>
      </w:ins>
      <w:ins w:id="463" w:author="Andrei-Eugen Birta" w:date="2018-05-12T13:38:00Z">
        <w:r w:rsidR="00316B3D">
          <w:t xml:space="preserve"> was one of the candidates for this part</w:t>
        </w:r>
      </w:ins>
      <w:ins w:id="464" w:author="Andrei-Eugen Birta" w:date="2018-05-12T13:31:00Z">
        <w:r>
          <w:t>,</w:t>
        </w:r>
      </w:ins>
      <w:ins w:id="465" w:author="Andrei-Eugen Birta" w:date="2018-05-12T13:38:00Z">
        <w:r w:rsidR="00316B3D">
          <w:t xml:space="preserve"> but because it</w:t>
        </w:r>
      </w:ins>
      <w:ins w:id="466" w:author="Andrei-Eugen Birta" w:date="2018-05-12T13:31:00Z">
        <w:r>
          <w:t xml:space="preserve"> is biased towards common results, and since the chance of a plane </w:t>
        </w:r>
      </w:ins>
      <w:ins w:id="467" w:author="Andrei-Eugen Birta" w:date="2018-05-12T13:38:00Z">
        <w:r w:rsidR="00316B3D">
          <w:t>partaking</w:t>
        </w:r>
      </w:ins>
      <w:ins w:id="468" w:author="Andrei-Eugen Birta" w:date="2018-05-12T13:31:00Z">
        <w:r>
          <w:t xml:space="preserve"> into a collision with</w:t>
        </w:r>
        <w:r w:rsidR="00AA669C">
          <w:t xml:space="preserve"> wildlife is very small, we considered </w:t>
        </w:r>
      </w:ins>
      <w:ins w:id="469" w:author="Andrei-Eugen Birta" w:date="2018-05-12T13:39:00Z">
        <w:r w:rsidR="00AA669C">
          <w:t>that</w:t>
        </w:r>
      </w:ins>
      <w:ins w:id="470" w:author="Andrei-Eugen Birta" w:date="2018-05-12T13:31:00Z">
        <w:r w:rsidR="00AA669C">
          <w:t xml:space="preserve"> </w:t>
        </w:r>
      </w:ins>
      <w:ins w:id="471" w:author="Andrei-Eugen Birta" w:date="2018-05-12T13:39:00Z">
        <w:r w:rsidR="00AA669C">
          <w:t>the prediction accuracy would take a huge hit, were we to use this technique.</w:t>
        </w:r>
      </w:ins>
    </w:p>
    <w:p w14:paraId="46E50EB2" w14:textId="58A61B02" w:rsidR="00AA669C" w:rsidRDefault="00AA669C" w:rsidP="00A106DD">
      <w:pPr>
        <w:pStyle w:val="ListParagraph"/>
        <w:numPr>
          <w:ilvl w:val="0"/>
          <w:numId w:val="17"/>
        </w:numPr>
        <w:rPr>
          <w:ins w:id="472" w:author="Andrei-Eugen Birta" w:date="2018-05-12T13:44:00Z"/>
        </w:rPr>
        <w:pPrChange w:id="473" w:author="Andrei-Eugen Birta" w:date="2018-05-14T18:21:00Z">
          <w:pPr>
            <w:ind w:firstLine="360"/>
          </w:pPr>
        </w:pPrChange>
      </w:pPr>
      <w:ins w:id="474"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475" w:author="Andrei-Eugen Birta" w:date="2018-05-12T13:41:00Z">
        <w:r>
          <w:t xml:space="preserve"> and because we wanted a concrete answer (whether the flight will crash into wildlife or not) as opposed to “There is 60% chance the flight will crash”</w:t>
        </w:r>
      </w:ins>
      <w:ins w:id="476" w:author="Andrei-Eugen Birta" w:date="2018-05-12T13:42:00Z">
        <w:r>
          <w:t>, we decided not to implement this one.</w:t>
        </w:r>
      </w:ins>
    </w:p>
    <w:p w14:paraId="7766EE98" w14:textId="39607610" w:rsidR="004F0064" w:rsidRDefault="004F0064">
      <w:pPr>
        <w:pStyle w:val="Heading4"/>
        <w:rPr>
          <w:ins w:id="477" w:author="Andrei-Eugen Birta" w:date="2018-05-12T13:23:00Z"/>
        </w:rPr>
        <w:pPrChange w:id="478" w:author="Andrei-Eugen Birta" w:date="2018-05-12T13:44:00Z">
          <w:pPr>
            <w:ind w:firstLine="360"/>
          </w:pPr>
        </w:pPrChange>
      </w:pPr>
      <w:bookmarkStart w:id="479" w:name="_Toc513996189"/>
      <w:ins w:id="480" w:author="Andrei-Eugen Birta" w:date="2018-05-12T13:44:00Z">
        <w:r>
          <w:t>e.1.2. Technique implementation</w:t>
        </w:r>
      </w:ins>
      <w:bookmarkEnd w:id="479"/>
    </w:p>
    <w:p w14:paraId="23698601" w14:textId="2560CC70" w:rsidR="00126BAB" w:rsidRDefault="00071E8C">
      <w:pPr>
        <w:ind w:firstLine="360"/>
        <w:rPr>
          <w:ins w:id="481" w:author="Andrei-Eugen Birta" w:date="2018-05-12T13:24:00Z"/>
        </w:rPr>
      </w:pPr>
      <w:ins w:id="482" w:author="Andrei-Eugen Birta" w:date="2018-05-12T13:25:00Z">
        <w:r w:rsidRPr="00071E8C">
          <w:t xml:space="preserve">As shown </w:t>
        </w:r>
        <w:r w:rsidR="00B6386A">
          <w:t xml:space="preserve">in Figure </w:t>
        </w:r>
      </w:ins>
      <w:ins w:id="483" w:author="Andrei-Eugen Birta" w:date="2018-05-14T13:23:00Z">
        <w:r w:rsidR="00B6386A">
          <w:t>20</w:t>
        </w:r>
      </w:ins>
      <w:ins w:id="484" w:author="Andrei-Eugen Birta" w:date="2018-05-12T13:25:00Z">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485" w:author="Andrei-Eugen Birta" w:date="2018-05-12T13:26:00Z">
        <w:r w:rsidR="00961B18">
          <w:t>T</w:t>
        </w:r>
      </w:ins>
      <w:ins w:id="486" w:author="Andrei-Eugen Birta" w:date="2018-05-12T13:25:00Z">
        <w:r w:rsidRPr="00071E8C">
          <w:t>hen separate</w:t>
        </w:r>
      </w:ins>
      <w:ins w:id="487" w:author="Andrei-Eugen Birta" w:date="2018-05-12T13:26:00Z">
        <w:r w:rsidR="00961B18">
          <w:t>d the</w:t>
        </w:r>
      </w:ins>
      <w:ins w:id="488" w:author="Andrei-Eugen Birta" w:date="2018-05-12T13:25:00Z">
        <w:r w:rsidRPr="00071E8C">
          <w:t xml:space="preserve"> data frame into features and labels. </w:t>
        </w:r>
      </w:ins>
      <w:ins w:id="489" w:author="Andrei-Eugen Birta" w:date="2018-05-12T13:26:00Z">
        <w:r w:rsidR="00967144">
          <w:t>After that, using</w:t>
        </w:r>
      </w:ins>
      <w:ins w:id="490" w:author="Andrei-Eugen Birta" w:date="2018-05-12T13:25:00Z">
        <w:r w:rsidRPr="00071E8C">
          <w:t xml:space="preserve"> </w:t>
        </w:r>
      </w:ins>
      <w:ins w:id="491" w:author="Andrei-Eugen Birta" w:date="2018-05-12T13:26:00Z">
        <w:r w:rsidR="00967144">
          <w:t>“</w:t>
        </w:r>
      </w:ins>
      <w:ins w:id="492" w:author="Andrei-Eugen Birta" w:date="2018-05-12T13:25:00Z">
        <w:r w:rsidRPr="00071E8C">
          <w:t>cross_vaidation</w:t>
        </w:r>
      </w:ins>
      <w:ins w:id="493" w:author="Andrei-Eugen Birta" w:date="2018-05-12T13:26:00Z">
        <w:r w:rsidR="00967144">
          <w:t>”</w:t>
        </w:r>
      </w:ins>
      <w:ins w:id="494" w:author="Andrei-Eugen Birta" w:date="2018-05-12T13:25:00Z">
        <w:r w:rsidRPr="00071E8C">
          <w:t xml:space="preserve"> </w:t>
        </w:r>
      </w:ins>
      <w:ins w:id="495" w:author="Andrei-Eugen Birta" w:date="2018-05-12T13:26:00Z">
        <w:r w:rsidR="00967144">
          <w:t>we</w:t>
        </w:r>
      </w:ins>
      <w:ins w:id="496" w:author="Andrei-Eugen Birta" w:date="2018-05-12T13:25:00Z">
        <w:r w:rsidR="00967144">
          <w:t xml:space="preserve"> split the data</w:t>
        </w:r>
      </w:ins>
      <w:ins w:id="497" w:author="Andrei-Eugen Birta" w:date="2018-05-12T13:26:00Z">
        <w:r w:rsidR="00967144">
          <w:t xml:space="preserve"> into two parts</w:t>
        </w:r>
      </w:ins>
      <w:ins w:id="498" w:author="Andrei-Eugen Birta" w:date="2018-05-12T13:25:00Z">
        <w:r w:rsidRPr="00071E8C">
          <w:t xml:space="preserve"> (70% </w:t>
        </w:r>
      </w:ins>
      <w:ins w:id="499" w:author="Andrei-Eugen Birta" w:date="2018-05-12T13:27:00Z">
        <w:r w:rsidR="00967144">
          <w:t xml:space="preserve"> for </w:t>
        </w:r>
      </w:ins>
      <w:ins w:id="500" w:author="Andrei-Eugen Birta" w:date="2018-05-12T13:25:00Z">
        <w:r w:rsidR="00967144">
          <w:lastRenderedPageBreak/>
          <w:t xml:space="preserve">training and </w:t>
        </w:r>
        <w:r w:rsidRPr="00071E8C">
          <w:t xml:space="preserve">30% </w:t>
        </w:r>
      </w:ins>
      <w:ins w:id="501" w:author="Andrei-Eugen Birta" w:date="2018-05-12T13:27:00Z">
        <w:r w:rsidR="00967144">
          <w:t xml:space="preserve">for </w:t>
        </w:r>
      </w:ins>
      <w:ins w:id="502" w:author="Andrei-Eugen Birta" w:date="2018-05-12T13:25:00Z">
        <w:r w:rsidRPr="00071E8C">
          <w:t xml:space="preserve">testing). After this we trained the algorithm and then tested the results receiving the score of 99,53% accuracy. </w:t>
        </w:r>
      </w:ins>
    </w:p>
    <w:p w14:paraId="6551CEE6" w14:textId="77777777" w:rsidR="00126BAB" w:rsidRDefault="00126BAB">
      <w:pPr>
        <w:keepNext/>
        <w:ind w:firstLine="360"/>
        <w:rPr>
          <w:ins w:id="503" w:author="Andrei-Eugen Birta" w:date="2018-05-12T13:24:00Z"/>
        </w:rPr>
        <w:pPrChange w:id="504" w:author="Andrei-Eugen Birta" w:date="2018-05-12T13:24:00Z">
          <w:pPr>
            <w:ind w:firstLine="360"/>
          </w:pPr>
        </w:pPrChange>
      </w:pPr>
      <w:ins w:id="505" w:author="Andrei-Eugen Birta" w:date="2018-05-12T13:24:00Z">
        <w:r>
          <w:rPr>
            <w:noProof/>
          </w:rPr>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4"/>
                      <a:stretch>
                        <a:fillRect/>
                      </a:stretch>
                    </pic:blipFill>
                    <pic:spPr>
                      <a:xfrm>
                        <a:off x="0" y="0"/>
                        <a:ext cx="5731510" cy="2247900"/>
                      </a:xfrm>
                      <a:prstGeom prst="rect">
                        <a:avLst/>
                      </a:prstGeom>
                    </pic:spPr>
                  </pic:pic>
                </a:graphicData>
              </a:graphic>
            </wp:inline>
          </w:drawing>
        </w:r>
      </w:ins>
    </w:p>
    <w:p w14:paraId="44880C70" w14:textId="07D623C0" w:rsidR="009564AA" w:rsidRDefault="00B6386A">
      <w:pPr>
        <w:pStyle w:val="Caption"/>
        <w:rPr>
          <w:ins w:id="506" w:author="Andrei-Eugen Birta" w:date="2018-05-12T13:24:00Z"/>
        </w:rPr>
        <w:pPrChange w:id="507" w:author="Andrei-Eugen Birta" w:date="2018-05-12T13:24:00Z">
          <w:pPr>
            <w:ind w:firstLine="360"/>
          </w:pPr>
        </w:pPrChange>
      </w:pPr>
      <w:ins w:id="508" w:author="Andrei-Eugen Birta" w:date="2018-05-12T13:24:00Z">
        <w:r>
          <w:t xml:space="preserve">Figure </w:t>
        </w:r>
      </w:ins>
      <w:ins w:id="509" w:author="Andrei-Eugen Birta" w:date="2018-05-14T13:22:00Z">
        <w:r>
          <w:t>20</w:t>
        </w:r>
      </w:ins>
    </w:p>
    <w:p w14:paraId="49CED7FD" w14:textId="77777777" w:rsidR="00F2172D" w:rsidRDefault="00F2172D">
      <w:pPr>
        <w:pStyle w:val="Heading3"/>
        <w:rPr>
          <w:ins w:id="510" w:author="Andrei-Eugen Birta" w:date="2018-05-12T13:45:00Z"/>
        </w:rPr>
        <w:pPrChange w:id="511" w:author="Andrei-Eugen Birta" w:date="2018-05-12T13:45:00Z">
          <w:pPr>
            <w:ind w:firstLine="360"/>
          </w:pPr>
        </w:pPrChange>
      </w:pPr>
      <w:bookmarkStart w:id="512" w:name="_Toc513995892"/>
      <w:bookmarkStart w:id="513" w:name="_Toc513996190"/>
      <w:ins w:id="514" w:author="Andrei-Eugen Birta" w:date="2018-05-12T13:45:00Z">
        <w:r>
          <w:t xml:space="preserve">e.2. Unsupervised </w:t>
        </w:r>
        <w:commentRangeStart w:id="515"/>
        <w:r>
          <w:t>Learning</w:t>
        </w:r>
      </w:ins>
      <w:bookmarkEnd w:id="512"/>
      <w:bookmarkEnd w:id="513"/>
      <w:commentRangeEnd w:id="515"/>
      <w:ins w:id="516" w:author="Andrei-Eugen Birta" w:date="2018-05-14T18:26:00Z">
        <w:r w:rsidR="00D1490F">
          <w:rPr>
            <w:rStyle w:val="CommentReference"/>
            <w:rFonts w:ascii="Arial" w:eastAsiaTheme="minorHAnsi" w:hAnsi="Arial" w:cs="Arial"/>
            <w:color w:val="auto"/>
          </w:rPr>
          <w:commentReference w:id="515"/>
        </w:r>
      </w:ins>
    </w:p>
    <w:p w14:paraId="34C7ED50" w14:textId="77777777" w:rsidR="005B3823" w:rsidRDefault="000917BA">
      <w:pPr>
        <w:ind w:firstLine="360"/>
        <w:rPr>
          <w:ins w:id="517" w:author="Andrei-Eugen Birta" w:date="2018-05-12T13:51:00Z"/>
        </w:rPr>
      </w:pPr>
      <w:ins w:id="518" w:author="Andrei-Eugen Birta" w:date="2018-05-12T13:49:00Z">
        <w:r w:rsidRPr="000917BA">
          <w:t>Unsupervised learning describes hidden structure of "unlabeled" data.</w:t>
        </w:r>
      </w:ins>
      <w:ins w:id="519" w:author="Andrei-Eugen Birta" w:date="2018-05-12T13:50:00Z">
        <w:r w:rsidR="005B3823">
          <w:t xml:space="preserve"> There are 3 main types of unsupervised learning techniques:</w:t>
        </w:r>
      </w:ins>
    </w:p>
    <w:p w14:paraId="7C4767B6" w14:textId="77777777" w:rsidR="005B3823" w:rsidRDefault="005B3823">
      <w:pPr>
        <w:pStyle w:val="ListParagraph"/>
        <w:numPr>
          <w:ilvl w:val="0"/>
          <w:numId w:val="11"/>
        </w:numPr>
        <w:rPr>
          <w:ins w:id="520" w:author="Andrei-Eugen Birta" w:date="2018-05-12T13:54:00Z"/>
        </w:rPr>
        <w:pPrChange w:id="521" w:author="Andrei-Eugen Birta" w:date="2018-05-12T13:53:00Z">
          <w:pPr>
            <w:ind w:firstLine="360"/>
          </w:pPr>
        </w:pPrChange>
      </w:pPr>
      <w:ins w:id="522" w:author="Andrei-Eugen Birta" w:date="2018-05-12T13:53:00Z">
        <w:r>
          <w:t xml:space="preserve">Clustering: used to form groups in such a way that all individual entries in a group </w:t>
        </w:r>
      </w:ins>
      <w:ins w:id="523" w:author="Andrei-Eugen Birta" w:date="2018-05-12T13:54:00Z">
        <w:r>
          <w:t xml:space="preserve">are similar to one another. </w:t>
        </w:r>
        <w:bookmarkStart w:id="524" w:name="_GoBack"/>
        <w:bookmarkEnd w:id="524"/>
      </w:ins>
    </w:p>
    <w:p w14:paraId="5371E176" w14:textId="77777777" w:rsidR="005B3823" w:rsidRDefault="005B3823">
      <w:pPr>
        <w:pStyle w:val="ListParagraph"/>
        <w:numPr>
          <w:ilvl w:val="0"/>
          <w:numId w:val="11"/>
        </w:numPr>
        <w:rPr>
          <w:ins w:id="525" w:author="Andrei-Eugen Birta" w:date="2018-05-12T13:54:00Z"/>
        </w:rPr>
        <w:pPrChange w:id="526" w:author="Andrei-Eugen Birta" w:date="2018-05-12T13:53:00Z">
          <w:pPr>
            <w:ind w:firstLine="360"/>
          </w:pPr>
        </w:pPrChange>
      </w:pPr>
      <w:ins w:id="527" w:author="Andrei-Eugen Birta" w:date="2018-05-12T13:54:00Z">
        <w:r>
          <w:t>Anomaly detection: used to identify anomalies in a system. Ex: bank frauds.</w:t>
        </w:r>
      </w:ins>
    </w:p>
    <w:p w14:paraId="1FAFFE7B" w14:textId="77777777" w:rsidR="005B3823" w:rsidRDefault="005B3823">
      <w:pPr>
        <w:pStyle w:val="ListParagraph"/>
        <w:numPr>
          <w:ilvl w:val="0"/>
          <w:numId w:val="11"/>
        </w:numPr>
        <w:rPr>
          <w:ins w:id="528" w:author="Andrei-Eugen Birta" w:date="2018-05-12T13:55:00Z"/>
        </w:rPr>
        <w:pPrChange w:id="529" w:author="Andrei-Eugen Birta" w:date="2018-05-12T13:53:00Z">
          <w:pPr>
            <w:ind w:firstLine="360"/>
          </w:pPr>
        </w:pPrChange>
      </w:pPr>
      <w:ins w:id="530" w:author="Andrei-Eugen Birta" w:date="2018-05-12T13:55:00Z">
        <w:r>
          <w:t>Neural networks: system which is capable of learning. Ex: Image recognition, speech recognition, etc.</w:t>
        </w:r>
      </w:ins>
    </w:p>
    <w:p w14:paraId="2126D399" w14:textId="66B829C3" w:rsidR="001305A8" w:rsidRDefault="001305A8">
      <w:pPr>
        <w:pStyle w:val="Heading4"/>
        <w:rPr>
          <w:ins w:id="531" w:author="Andrei-Eugen Birta" w:date="2018-05-12T13:59:00Z"/>
        </w:rPr>
        <w:pPrChange w:id="532" w:author="Andrei-Eugen Birta" w:date="2018-05-12T13:56:00Z">
          <w:pPr>
            <w:ind w:firstLine="360"/>
          </w:pPr>
        </w:pPrChange>
      </w:pPr>
      <w:bookmarkStart w:id="533" w:name="_Toc513996191"/>
      <w:ins w:id="534" w:author="Andrei-Eugen Birta" w:date="2018-05-12T13:56:00Z">
        <w:r>
          <w:t xml:space="preserve">e.2.1. Chosen </w:t>
        </w:r>
      </w:ins>
      <w:ins w:id="535" w:author="Andrei-Eugen Birta" w:date="2018-05-12T13:57:00Z">
        <w:r w:rsidR="00D51CFB">
          <w:t>Technique</w:t>
        </w:r>
      </w:ins>
      <w:bookmarkEnd w:id="533"/>
    </w:p>
    <w:p w14:paraId="6D0F7356" w14:textId="1A03F706" w:rsidR="00766051" w:rsidRDefault="00766051" w:rsidP="00766051">
      <w:pPr>
        <w:ind w:firstLine="360"/>
        <w:rPr>
          <w:ins w:id="536" w:author="Andrei-Eugen Birta" w:date="2018-05-14T12:28:00Z"/>
        </w:rPr>
      </w:pPr>
      <w:ins w:id="537" w:author="Andrei-Eugen Birta" w:date="2018-05-12T13:59:00Z">
        <w:r>
          <w:t>There are multiple ways of doing Unsupervised Learning, and out of all of those, w</w:t>
        </w:r>
        <w:r w:rsidRPr="001454C7">
          <w:t xml:space="preserve">e decided to use </w:t>
        </w:r>
        <w:r>
          <w:t>a clustering technique called K-means</w:t>
        </w:r>
        <w:r w:rsidRPr="001454C7">
          <w:t>,</w:t>
        </w:r>
        <w:r>
          <w:t xml:space="preserve"> since it came out as best among the other techniques which we considered.</w:t>
        </w:r>
      </w:ins>
    </w:p>
    <w:p w14:paraId="25287028" w14:textId="7A802001" w:rsidR="00291FD8" w:rsidRDefault="00291FD8" w:rsidP="00766051">
      <w:pPr>
        <w:ind w:firstLine="360"/>
        <w:rPr>
          <w:ins w:id="538" w:author="Andrei-Eugen Birta" w:date="2018-05-14T18:18:00Z"/>
        </w:rPr>
      </w:pPr>
      <w:ins w:id="539" w:author="Andrei-Eugen Birta" w:date="2018-05-14T12:28:00Z">
        <w:r>
          <w:t xml:space="preserve">Other techniques that we considered are: </w:t>
        </w:r>
      </w:ins>
    </w:p>
    <w:p w14:paraId="2058CF69" w14:textId="42EAE39D" w:rsidR="00DB5BDA" w:rsidRDefault="00DB5BDA" w:rsidP="00DB5BDA">
      <w:pPr>
        <w:pStyle w:val="ListParagraph"/>
        <w:numPr>
          <w:ilvl w:val="0"/>
          <w:numId w:val="16"/>
        </w:numPr>
        <w:rPr>
          <w:ins w:id="540" w:author="Andrei-Eugen Birta" w:date="2018-05-14T18:21:00Z"/>
        </w:rPr>
        <w:pPrChange w:id="541" w:author="Andrei-Eugen Birta" w:date="2018-05-14T18:18:00Z">
          <w:pPr>
            <w:ind w:firstLine="360"/>
          </w:pPr>
        </w:pPrChange>
      </w:pPr>
      <w:ins w:id="542" w:author="Andrei-Eugen Birta" w:date="2018-05-14T18:18:00Z">
        <w:r w:rsidRPr="00DB5BDA">
          <w:t>Hierarchical clustering</w:t>
        </w:r>
        <w:r>
          <w:t>, which is a method of clustering that seeks to</w:t>
        </w:r>
      </w:ins>
      <w:ins w:id="543" w:author="Andrei-Eugen Birta" w:date="2018-05-14T18:19:00Z">
        <w:r>
          <w:t xml:space="preserve"> group data </w:t>
        </w:r>
      </w:ins>
      <w:ins w:id="544" w:author="Andrei-Eugen Birta" w:date="2018-05-14T18:20:00Z">
        <w:r>
          <w:t>using</w:t>
        </w:r>
      </w:ins>
      <w:ins w:id="545" w:author="Andrei-Eugen Birta" w:date="2018-05-14T18:19:00Z">
        <w:r>
          <w:t xml:space="preserve">, either an Agglomerative(bottom-up) or </w:t>
        </w:r>
      </w:ins>
      <w:ins w:id="546" w:author="Andrei-Eugen Birta" w:date="2018-05-14T18:20:00Z">
        <w:r>
          <w:t xml:space="preserve">Divisive(top-down) approach. </w:t>
        </w:r>
      </w:ins>
      <w:ins w:id="547" w:author="Andrei-Eugen Birta" w:date="2018-05-14T18:19:00Z">
        <w:r>
          <w:t xml:space="preserve"> </w:t>
        </w:r>
      </w:ins>
      <w:ins w:id="548" w:author="Andrei-Eugen Birta" w:date="2018-05-14T18:20:00Z">
        <w:r w:rsidR="00A106DD">
          <w:t xml:space="preserve">Technique which we did not choose because, as many results on the internet showed, is slow and requires a lot of </w:t>
        </w:r>
      </w:ins>
      <w:ins w:id="549" w:author="Andrei-Eugen Birta" w:date="2018-05-14T18:21:00Z">
        <w:r w:rsidR="00A106DD">
          <w:t>memory.</w:t>
        </w:r>
      </w:ins>
    </w:p>
    <w:p w14:paraId="482AE80F" w14:textId="235D869F" w:rsidR="008B417A" w:rsidRDefault="008B417A" w:rsidP="00DB5BDA">
      <w:pPr>
        <w:pStyle w:val="ListParagraph"/>
        <w:numPr>
          <w:ilvl w:val="0"/>
          <w:numId w:val="16"/>
        </w:numPr>
        <w:rPr>
          <w:ins w:id="550" w:author="Andrei-Eugen Birta" w:date="2018-05-12T13:59:00Z"/>
        </w:rPr>
        <w:pPrChange w:id="551" w:author="Andrei-Eugen Birta" w:date="2018-05-14T18:18:00Z">
          <w:pPr>
            <w:ind w:firstLine="360"/>
          </w:pPr>
        </w:pPrChange>
      </w:pPr>
      <w:ins w:id="552" w:author="Andrei-Eugen Birta" w:date="2018-05-14T18:22:00Z">
        <w:r>
          <w:t xml:space="preserve">Deep belief network, which a type of neuronal network, that is composed of several </w:t>
        </w:r>
      </w:ins>
      <w:ins w:id="553" w:author="Andrei-Eugen Birta" w:date="2018-05-14T18:23:00Z">
        <w:r>
          <w:t>layers connected with one another, which is capable of adapting and learning to better predict future outcomes. Technique which we did not choose because it required a deeper level of knowledge and und</w:t>
        </w:r>
      </w:ins>
      <w:ins w:id="554" w:author="Andrei-Eugen Birta" w:date="2018-05-14T18:24:00Z">
        <w:r>
          <w:t>erstanding on the matter of neuronal networks, than we currently have.</w:t>
        </w:r>
      </w:ins>
    </w:p>
    <w:p w14:paraId="4226FEF2" w14:textId="77777777" w:rsidR="00766051" w:rsidRPr="00766051" w:rsidRDefault="00766051">
      <w:pPr>
        <w:rPr>
          <w:ins w:id="555" w:author="Andrei-Eugen Birta" w:date="2018-05-12T13:56:00Z"/>
        </w:rPr>
        <w:pPrChange w:id="556" w:author="Andrei-Eugen Birta" w:date="2018-05-12T13:59:00Z">
          <w:pPr>
            <w:ind w:firstLine="360"/>
          </w:pPr>
        </w:pPrChange>
      </w:pPr>
    </w:p>
    <w:p w14:paraId="01C55301" w14:textId="3F1154D2" w:rsidR="008C48DA" w:rsidRDefault="001305A8">
      <w:pPr>
        <w:pStyle w:val="Heading4"/>
        <w:rPr>
          <w:ins w:id="557" w:author="Andrei-Eugen Birta" w:date="2018-05-12T13:58:00Z"/>
        </w:rPr>
        <w:pPrChange w:id="558" w:author="Andrei-Eugen Birta" w:date="2018-05-12T13:56:00Z">
          <w:pPr>
            <w:ind w:firstLine="360"/>
          </w:pPr>
        </w:pPrChange>
      </w:pPr>
      <w:bookmarkStart w:id="559" w:name="_Toc513996192"/>
      <w:ins w:id="560" w:author="Andrei-Eugen Birta" w:date="2018-05-12T13:57:00Z">
        <w:r>
          <w:t>e.2.2. Technique Implementation</w:t>
        </w:r>
      </w:ins>
      <w:bookmarkEnd w:id="559"/>
      <w:ins w:id="561" w:author="Andrei-Eugen Birta" w:date="2018-05-12T13:56:00Z">
        <w:r>
          <w:t xml:space="preserve"> </w:t>
        </w:r>
      </w:ins>
    </w:p>
    <w:p w14:paraId="16EFCFE9" w14:textId="05BCC167" w:rsidR="00766051" w:rsidRPr="00766051" w:rsidRDefault="00B6386A">
      <w:pPr>
        <w:rPr>
          <w:ins w:id="562" w:author="Andrei-Eugen Birta" w:date="2018-05-12T13:58:00Z"/>
        </w:rPr>
        <w:pPrChange w:id="563" w:author="Andrei-Eugen Birta" w:date="2018-05-12T13:58:00Z">
          <w:pPr>
            <w:ind w:firstLine="360"/>
          </w:pPr>
        </w:pPrChange>
      </w:pPr>
      <w:ins w:id="564" w:author="Andrei-Eugen Birta" w:date="2018-05-12T13:58:00Z">
        <w:r>
          <w:t xml:space="preserve">As shown in Figure </w:t>
        </w:r>
      </w:ins>
      <w:ins w:id="565" w:author="Andrei-Eugen Birta" w:date="2018-05-14T13:23:00Z">
        <w:r>
          <w:t>21</w:t>
        </w:r>
      </w:ins>
      <w:ins w:id="566" w:author="Andrei-Eugen Birta" w:date="2018-05-12T13:58:00Z">
        <w:r w:rsidR="00766051">
          <w:t>, we started implementing the K</w:t>
        </w:r>
      </w:ins>
      <w:ins w:id="567" w:author="Andrei-Eugen Birta" w:date="2018-05-12T14:00:00Z">
        <w:r w:rsidR="00CA6192">
          <w:t>-Means, by importing the necessary libraries. Then using “cross_validation</w:t>
        </w:r>
      </w:ins>
      <w:ins w:id="568" w:author="Andrei-Eugen Birta" w:date="2018-05-12T14:01:00Z">
        <w:r w:rsidR="00CA6192">
          <w:t>” we split the data into two (70% for training, 30% for testing)</w:t>
        </w:r>
        <w:r w:rsidR="00D64A67">
          <w:t>.</w:t>
        </w:r>
      </w:ins>
    </w:p>
    <w:p w14:paraId="228BFF9B" w14:textId="77777777" w:rsidR="008C48DA" w:rsidRDefault="008C48DA">
      <w:pPr>
        <w:keepNext/>
        <w:rPr>
          <w:ins w:id="569" w:author="Andrei-Eugen Birta" w:date="2018-05-12T13:58:00Z"/>
        </w:rPr>
        <w:pPrChange w:id="570" w:author="Andrei-Eugen Birta" w:date="2018-05-12T13:58:00Z">
          <w:pPr/>
        </w:pPrChange>
      </w:pPr>
      <w:ins w:id="571" w:author="Andrei-Eugen Birta" w:date="2018-05-12T13:58:00Z">
        <w:r>
          <w:rPr>
            <w:noProof/>
          </w:rPr>
          <w:drawing>
            <wp:inline distT="0" distB="0" distL="0" distR="0" wp14:anchorId="5CC67ADC" wp14:editId="456441F5">
              <wp:extent cx="5638800" cy="3270250"/>
              <wp:effectExtent l="0" t="0" r="0" b="6350"/>
              <wp:docPr id="28" name="Attēls 2"/>
              <wp:cNvGraphicFramePr/>
              <a:graphic xmlns:a="http://schemas.openxmlformats.org/drawingml/2006/main">
                <a:graphicData uri="http://schemas.openxmlformats.org/drawingml/2006/picture">
                  <pic:pic xmlns:pic="http://schemas.openxmlformats.org/drawingml/2006/picture">
                    <pic:nvPicPr>
                      <pic:cNvPr id="2" name="Attēls 2"/>
                      <pic:cNvPicPr/>
                    </pic:nvPicPr>
                    <pic:blipFill>
                      <a:blip r:embed="rId35">
                        <a:extLst>
                          <a:ext uri="{28A0092B-C50C-407E-A947-70E740481C1C}">
                            <a14:useLocalDpi xmlns:a14="http://schemas.microsoft.com/office/drawing/2010/main" val="0"/>
                          </a:ext>
                        </a:extLst>
                      </a:blip>
                      <a:stretch>
                        <a:fillRect/>
                      </a:stretch>
                    </pic:blipFill>
                    <pic:spPr>
                      <a:xfrm>
                        <a:off x="0" y="0"/>
                        <a:ext cx="5638800" cy="3270250"/>
                      </a:xfrm>
                      <a:prstGeom prst="rect">
                        <a:avLst/>
                      </a:prstGeom>
                    </pic:spPr>
                  </pic:pic>
                </a:graphicData>
              </a:graphic>
            </wp:inline>
          </w:drawing>
        </w:r>
      </w:ins>
    </w:p>
    <w:p w14:paraId="6FD997D3" w14:textId="714F86BC" w:rsidR="008C48DA" w:rsidRDefault="008C48DA">
      <w:pPr>
        <w:pStyle w:val="Caption"/>
        <w:rPr>
          <w:ins w:id="572" w:author="Andrei-Eugen Birta" w:date="2018-05-12T13:58:00Z"/>
        </w:rPr>
      </w:pPr>
      <w:ins w:id="573" w:author="Andrei-Eugen Birta" w:date="2018-05-12T13:58:00Z">
        <w:r>
          <w:t xml:space="preserve">Figure </w:t>
        </w:r>
      </w:ins>
      <w:ins w:id="574" w:author="Andrei-Eugen Birta" w:date="2018-05-14T13:23:00Z">
        <w:r w:rsidR="00B6386A">
          <w:t>21</w:t>
        </w:r>
      </w:ins>
    </w:p>
    <w:p w14:paraId="7D8822B3" w14:textId="3BED8820" w:rsidR="00334D2B" w:rsidRPr="008A21B1" w:rsidRDefault="00752B98">
      <w:pPr>
        <w:pPrChange w:id="575" w:author="Andrei-Eugen Birta" w:date="2018-05-12T13:58:00Z">
          <w:pPr>
            <w:ind w:firstLine="360"/>
          </w:pPr>
        </w:pPrChange>
      </w:pPr>
      <w:del w:id="576" w:author="Andrei-Eugen Birta" w:date="2018-05-12T13:18:00Z">
        <w:r w:rsidRPr="008A21B1" w:rsidDel="000A1300">
          <w:delText xml:space="preserve"> and why we should consider them.</w:delText>
        </w:r>
      </w:del>
    </w:p>
    <w:p w14:paraId="790A3A12" w14:textId="32B0A2B6" w:rsidR="00334D2B" w:rsidRDefault="00992E58" w:rsidP="00992E58">
      <w:pPr>
        <w:pStyle w:val="Heading2"/>
        <w:numPr>
          <w:ilvl w:val="0"/>
          <w:numId w:val="5"/>
        </w:numPr>
        <w:rPr>
          <w:rFonts w:ascii="Arial" w:hAnsi="Arial" w:cs="Arial"/>
        </w:rPr>
      </w:pPr>
      <w:bookmarkStart w:id="577" w:name="_Toc513995893"/>
      <w:bookmarkStart w:id="578" w:name="_Toc513996193"/>
      <w:r>
        <w:rPr>
          <w:rFonts w:ascii="Arial" w:hAnsi="Arial" w:cs="Arial"/>
        </w:rPr>
        <w:t>Perspective Analysis</w:t>
      </w:r>
      <w:bookmarkEnd w:id="577"/>
      <w:bookmarkEnd w:id="578"/>
    </w:p>
    <w:p w14:paraId="1DA4F794" w14:textId="57889B20" w:rsidR="00992E58" w:rsidRDefault="00992E58" w:rsidP="00992E58">
      <w:pPr>
        <w:rPr>
          <w:ins w:id="579" w:author="Andrei-Eugen Birta" w:date="2018-05-14T12:59:00Z"/>
        </w:rPr>
      </w:pPr>
      <w:r>
        <w:t>What can be done, in order to stop it from happening?</w:t>
      </w:r>
    </w:p>
    <w:p w14:paraId="0B64C466" w14:textId="3B1243D9" w:rsidR="00D87BE4" w:rsidRDefault="00D87BE4">
      <w:pPr>
        <w:ind w:firstLine="360"/>
        <w:rPr>
          <w:ins w:id="580" w:author="Andrei-Eugen Birta" w:date="2018-05-14T13:02:00Z"/>
        </w:rPr>
        <w:pPrChange w:id="581" w:author="Andrei-Eugen Birta" w:date="2018-05-14T12:36:00Z">
          <w:pPr/>
        </w:pPrChange>
      </w:pPr>
      <w:ins w:id="582" w:author="Andrei-Eugen Birta" w:date="2018-05-14T13:01:00Z">
        <w:r>
          <w:t xml:space="preserve">According to an article by </w:t>
        </w:r>
        <w:r w:rsidRPr="00D87BE4">
          <w:t>M</w:t>
        </w:r>
        <w:r>
          <w:t>elissa</w:t>
        </w:r>
        <w:r w:rsidRPr="00D87BE4">
          <w:t xml:space="preserve"> </w:t>
        </w:r>
        <w:r>
          <w:t>Mayntz</w:t>
        </w:r>
        <w:r w:rsidR="00A02122">
          <w:t xml:space="preserve"> “Airport Bird </w:t>
        </w:r>
      </w:ins>
      <w:ins w:id="583" w:author="Andrei-Eugen Birta" w:date="2018-05-14T13:02:00Z">
        <w:r w:rsidR="00A02122">
          <w:t>Control Methods</w:t>
        </w:r>
      </w:ins>
      <w:ins w:id="584" w:author="Andrei-Eugen Birta" w:date="2018-05-14T13:01:00Z">
        <w:r w:rsidR="00A02122">
          <w:t>”</w:t>
        </w:r>
      </w:ins>
      <w:ins w:id="585" w:author="Andrei-Eugen Birta" w:date="2018-05-14T13:02:00Z">
        <w:r w:rsidR="00A02122">
          <w:t>, there are three main of minimizing airplane-wildlife collisions</w:t>
        </w:r>
      </w:ins>
      <w:ins w:id="586" w:author="Andrei-Eugen Birta" w:date="2018-05-14T13:04:00Z">
        <w:r w:rsidR="00945449">
          <w:t>, most successful airports have reported using a combination of all three:</w:t>
        </w:r>
      </w:ins>
    </w:p>
    <w:p w14:paraId="0C3221D2" w14:textId="03D877B0" w:rsidR="00A02122" w:rsidRDefault="00A02122">
      <w:pPr>
        <w:pStyle w:val="ListParagraph"/>
        <w:numPr>
          <w:ilvl w:val="0"/>
          <w:numId w:val="13"/>
        </w:numPr>
        <w:rPr>
          <w:ins w:id="587" w:author="Andrei-Eugen Birta" w:date="2018-05-14T13:04:00Z"/>
        </w:rPr>
        <w:pPrChange w:id="588" w:author="Andrei-Eugen Birta" w:date="2018-05-14T13:02:00Z">
          <w:pPr/>
        </w:pPrChange>
      </w:pPr>
      <w:ins w:id="589" w:author="Andrei-Eugen Birta" w:date="2018-05-14T13:02:00Z">
        <w:r>
          <w:t>Modif</w:t>
        </w:r>
      </w:ins>
      <w:ins w:id="590" w:author="Andrei-Eugen Birta" w:date="2018-05-14T13:03:00Z">
        <w:r>
          <w:t>ying the Habitat:</w:t>
        </w:r>
      </w:ins>
    </w:p>
    <w:p w14:paraId="77523541" w14:textId="6F61913E" w:rsidR="009F1FA1" w:rsidRDefault="009F1FA1">
      <w:pPr>
        <w:pStyle w:val="ListParagraph"/>
        <w:numPr>
          <w:ilvl w:val="1"/>
          <w:numId w:val="13"/>
        </w:numPr>
        <w:rPr>
          <w:ins w:id="591" w:author="Andrei-Eugen Birta" w:date="2018-05-14T13:04:00Z"/>
        </w:rPr>
        <w:pPrChange w:id="592" w:author="Andrei-Eugen Birta" w:date="2018-05-14T13:06:00Z">
          <w:pPr>
            <w:pStyle w:val="ListParagraph"/>
            <w:numPr>
              <w:numId w:val="13"/>
            </w:numPr>
            <w:ind w:left="1080" w:hanging="360"/>
          </w:pPr>
        </w:pPrChange>
      </w:pPr>
      <w:ins w:id="593" w:author="Andrei-Eugen Birta" w:date="2018-05-14T13:04:00Z">
        <w:r>
          <w:t>Removing seed-bearing plants to eliminate food sources</w:t>
        </w:r>
      </w:ins>
    </w:p>
    <w:p w14:paraId="27D1F36E" w14:textId="3C5B375A" w:rsidR="009F1FA1" w:rsidRDefault="00E07454">
      <w:pPr>
        <w:pStyle w:val="ListParagraph"/>
        <w:numPr>
          <w:ilvl w:val="1"/>
          <w:numId w:val="13"/>
        </w:numPr>
        <w:rPr>
          <w:ins w:id="594" w:author="Andrei-Eugen Birta" w:date="2018-05-14T13:04:00Z"/>
        </w:rPr>
        <w:pPrChange w:id="595" w:author="Andrei-Eugen Birta" w:date="2018-05-14T13:04:00Z">
          <w:pPr>
            <w:pStyle w:val="ListParagraph"/>
            <w:numPr>
              <w:numId w:val="13"/>
            </w:numPr>
            <w:ind w:left="1080" w:hanging="360"/>
          </w:pPr>
        </w:pPrChange>
      </w:pPr>
      <w:ins w:id="596" w:author="Andrei-Eugen Birta" w:date="2018-05-14T13:04:00Z">
        <w:r>
          <w:t xml:space="preserve">Covering nearby </w:t>
        </w:r>
      </w:ins>
      <w:ins w:id="597" w:author="Andrei-Eugen Birta" w:date="2018-05-14T13:06:00Z">
        <w:r>
          <w:t>water sources</w:t>
        </w:r>
      </w:ins>
      <w:ins w:id="598" w:author="Andrei-Eugen Birta" w:date="2018-05-14T13:04:00Z">
        <w:r w:rsidR="009F1FA1">
          <w:t xml:space="preserve"> with netting to prevent birds from landing</w:t>
        </w:r>
      </w:ins>
    </w:p>
    <w:p w14:paraId="3C747D55" w14:textId="77777777" w:rsidR="009F1FA1" w:rsidRDefault="009F1FA1">
      <w:pPr>
        <w:pStyle w:val="ListParagraph"/>
        <w:numPr>
          <w:ilvl w:val="1"/>
          <w:numId w:val="13"/>
        </w:numPr>
        <w:rPr>
          <w:ins w:id="599" w:author="Andrei-Eugen Birta" w:date="2018-05-14T13:04:00Z"/>
        </w:rPr>
        <w:pPrChange w:id="600" w:author="Andrei-Eugen Birta" w:date="2018-05-14T13:04:00Z">
          <w:pPr>
            <w:pStyle w:val="ListParagraph"/>
            <w:numPr>
              <w:numId w:val="13"/>
            </w:numPr>
            <w:ind w:left="1080" w:hanging="360"/>
          </w:pPr>
        </w:pPrChange>
      </w:pPr>
      <w:ins w:id="601" w:author="Andrei-Eugen Birta" w:date="2018-05-14T13:04:00Z">
        <w:r>
          <w:t>Removing brush and trees that serve as attractive nesting sites</w:t>
        </w:r>
      </w:ins>
    </w:p>
    <w:p w14:paraId="227459BB" w14:textId="7C261A80" w:rsidR="009F1FA1" w:rsidRDefault="009F1FA1">
      <w:pPr>
        <w:pStyle w:val="ListParagraph"/>
        <w:numPr>
          <w:ilvl w:val="1"/>
          <w:numId w:val="13"/>
        </w:numPr>
        <w:rPr>
          <w:ins w:id="602" w:author="Andrei-Eugen Birta" w:date="2018-05-14T13:03:00Z"/>
        </w:rPr>
        <w:pPrChange w:id="603" w:author="Andrei-Eugen Birta" w:date="2018-05-14T13:04:00Z">
          <w:pPr/>
        </w:pPrChange>
      </w:pPr>
      <w:ins w:id="604" w:author="Andrei-Eugen Birta" w:date="2018-05-14T13:04:00Z">
        <w:r>
          <w:t>Keeping grass mowed short so it is not as suitable for bird shelter</w:t>
        </w:r>
      </w:ins>
    </w:p>
    <w:p w14:paraId="742CBC4E" w14:textId="5A7A3A3B" w:rsidR="00A02122" w:rsidRDefault="00A02122">
      <w:pPr>
        <w:pStyle w:val="ListParagraph"/>
        <w:numPr>
          <w:ilvl w:val="0"/>
          <w:numId w:val="13"/>
        </w:numPr>
        <w:rPr>
          <w:ins w:id="605" w:author="Andrei-Eugen Birta" w:date="2018-05-14T13:04:00Z"/>
        </w:rPr>
        <w:pPrChange w:id="606" w:author="Andrei-Eugen Birta" w:date="2018-05-14T13:02:00Z">
          <w:pPr/>
        </w:pPrChange>
      </w:pPr>
      <w:ins w:id="607" w:author="Andrei-Eugen Birta" w:date="2018-05-14T13:03:00Z">
        <w:r>
          <w:t>Controlling bird behavior:</w:t>
        </w:r>
      </w:ins>
    </w:p>
    <w:p w14:paraId="57FDAF89" w14:textId="77777777" w:rsidR="009F1FA1" w:rsidRPr="003C1F17" w:rsidRDefault="009F1FA1">
      <w:pPr>
        <w:numPr>
          <w:ilvl w:val="1"/>
          <w:numId w:val="13"/>
        </w:numPr>
        <w:shd w:val="clear" w:color="auto" w:fill="FFFFFF"/>
        <w:spacing w:before="100" w:beforeAutospacing="1" w:after="100" w:afterAutospacing="1" w:line="240" w:lineRule="auto"/>
        <w:rPr>
          <w:ins w:id="608" w:author="Andrei-Eugen Birta" w:date="2018-05-14T13:05:00Z"/>
          <w:rPrChange w:id="609" w:author="Andrei-Eugen Birta" w:date="2018-05-14T13:05:00Z">
            <w:rPr>
              <w:ins w:id="610" w:author="Andrei-Eugen Birta" w:date="2018-05-14T13:05:00Z"/>
              <w:rFonts w:ascii="Work Sans" w:eastAsia="Times New Roman" w:hAnsi="Work Sans" w:cs="Times New Roman"/>
              <w:color w:val="000000"/>
              <w:sz w:val="26"/>
              <w:szCs w:val="26"/>
            </w:rPr>
          </w:rPrChange>
        </w:rPr>
        <w:pPrChange w:id="611" w:author="Andrei-Eugen Birta" w:date="2018-05-14T13:05:00Z">
          <w:pPr>
            <w:numPr>
              <w:numId w:val="13"/>
            </w:numPr>
            <w:shd w:val="clear" w:color="auto" w:fill="FFFFFF"/>
            <w:spacing w:before="100" w:beforeAutospacing="1" w:after="100" w:afterAutospacing="1" w:line="240" w:lineRule="auto"/>
            <w:ind w:left="1080" w:hanging="360"/>
          </w:pPr>
        </w:pPrChange>
      </w:pPr>
      <w:ins w:id="612" w:author="Andrei-Eugen Birta" w:date="2018-05-14T13:05:00Z">
        <w:r w:rsidRPr="003C1F17">
          <w:rPr>
            <w:rPrChange w:id="613" w:author="Andrei-Eugen Birta" w:date="2018-05-14T13:05:00Z">
              <w:rPr>
                <w:rFonts w:ascii="Work Sans" w:eastAsia="Times New Roman" w:hAnsi="Work Sans" w:cs="Times New Roman"/>
                <w:color w:val="000000"/>
                <w:sz w:val="26"/>
                <w:szCs w:val="26"/>
              </w:rPr>
            </w:rPrChange>
          </w:rPr>
          <w:lastRenderedPageBreak/>
          <w:t>Using sonic cannons, recorded predator calls and other noise generators to disrupt birds</w:t>
        </w:r>
      </w:ins>
    </w:p>
    <w:p w14:paraId="3A43F1E9" w14:textId="77777777" w:rsidR="009F1FA1" w:rsidRPr="003C1F17" w:rsidRDefault="009F1FA1">
      <w:pPr>
        <w:numPr>
          <w:ilvl w:val="1"/>
          <w:numId w:val="13"/>
        </w:numPr>
        <w:shd w:val="clear" w:color="auto" w:fill="FFFFFF"/>
        <w:spacing w:before="100" w:beforeAutospacing="1" w:after="100" w:afterAutospacing="1" w:line="240" w:lineRule="auto"/>
        <w:rPr>
          <w:ins w:id="614" w:author="Andrei-Eugen Birta" w:date="2018-05-14T13:05:00Z"/>
          <w:rPrChange w:id="615" w:author="Andrei-Eugen Birta" w:date="2018-05-14T13:05:00Z">
            <w:rPr>
              <w:ins w:id="616" w:author="Andrei-Eugen Birta" w:date="2018-05-14T13:05:00Z"/>
              <w:rFonts w:ascii="Work Sans" w:eastAsia="Times New Roman" w:hAnsi="Work Sans" w:cs="Times New Roman"/>
              <w:color w:val="000000"/>
              <w:sz w:val="26"/>
              <w:szCs w:val="26"/>
            </w:rPr>
          </w:rPrChange>
        </w:rPr>
        <w:pPrChange w:id="617" w:author="Andrei-Eugen Birta" w:date="2018-05-14T13:05:00Z">
          <w:pPr>
            <w:numPr>
              <w:numId w:val="13"/>
            </w:numPr>
            <w:shd w:val="clear" w:color="auto" w:fill="FFFFFF"/>
            <w:spacing w:before="100" w:beforeAutospacing="1" w:after="100" w:afterAutospacing="1" w:line="240" w:lineRule="auto"/>
            <w:ind w:left="1080" w:hanging="360"/>
          </w:pPr>
        </w:pPrChange>
      </w:pPr>
      <w:ins w:id="618" w:author="Andrei-Eugen Birta" w:date="2018-05-14T13:05:00Z">
        <w:r w:rsidRPr="003C1F17">
          <w:rPr>
            <w:rPrChange w:id="619" w:author="Andrei-Eugen Birta" w:date="2018-05-14T13:05:00Z">
              <w:rPr>
                <w:rFonts w:ascii="Work Sans" w:eastAsia="Times New Roman" w:hAnsi="Work Sans" w:cs="Times New Roman"/>
                <w:color w:val="000000"/>
                <w:sz w:val="26"/>
                <w:szCs w:val="26"/>
              </w:rPr>
            </w:rPrChange>
          </w:rPr>
          <w:t>Using lasers at dawn and dusk to simulate predators and scare birds away</w:t>
        </w:r>
      </w:ins>
    </w:p>
    <w:p w14:paraId="5BA45B00" w14:textId="77777777" w:rsidR="009F1FA1" w:rsidRPr="003C1F17" w:rsidRDefault="009F1FA1">
      <w:pPr>
        <w:numPr>
          <w:ilvl w:val="1"/>
          <w:numId w:val="13"/>
        </w:numPr>
        <w:shd w:val="clear" w:color="auto" w:fill="FFFFFF"/>
        <w:spacing w:before="100" w:beforeAutospacing="1" w:after="100" w:afterAutospacing="1" w:line="240" w:lineRule="auto"/>
        <w:rPr>
          <w:ins w:id="620" w:author="Andrei-Eugen Birta" w:date="2018-05-14T13:05:00Z"/>
          <w:rPrChange w:id="621" w:author="Andrei-Eugen Birta" w:date="2018-05-14T13:05:00Z">
            <w:rPr>
              <w:ins w:id="622" w:author="Andrei-Eugen Birta" w:date="2018-05-14T13:05:00Z"/>
              <w:rFonts w:ascii="Work Sans" w:eastAsia="Times New Roman" w:hAnsi="Work Sans" w:cs="Times New Roman"/>
              <w:color w:val="000000"/>
              <w:sz w:val="26"/>
              <w:szCs w:val="26"/>
            </w:rPr>
          </w:rPrChange>
        </w:rPr>
        <w:pPrChange w:id="623" w:author="Andrei-Eugen Birta" w:date="2018-05-14T13:05:00Z">
          <w:pPr>
            <w:numPr>
              <w:numId w:val="13"/>
            </w:numPr>
            <w:shd w:val="clear" w:color="auto" w:fill="FFFFFF"/>
            <w:spacing w:before="100" w:beforeAutospacing="1" w:after="100" w:afterAutospacing="1" w:line="240" w:lineRule="auto"/>
            <w:ind w:left="1080" w:hanging="360"/>
          </w:pPr>
        </w:pPrChange>
      </w:pPr>
      <w:ins w:id="624" w:author="Andrei-Eugen Birta" w:date="2018-05-14T13:05:00Z">
        <w:r w:rsidRPr="003C1F17">
          <w:rPr>
            <w:rPrChange w:id="625" w:author="Andrei-Eugen Birta" w:date="2018-05-14T13:05:00Z">
              <w:rPr>
                <w:rFonts w:ascii="Work Sans" w:eastAsia="Times New Roman" w:hAnsi="Work Sans" w:cs="Times New Roman"/>
                <w:color w:val="000000"/>
                <w:sz w:val="26"/>
                <w:szCs w:val="26"/>
              </w:rPr>
            </w:rPrChange>
          </w:rPr>
          <w:t>Flying trained falcons over roosting areas to disrupt birds before they nest</w:t>
        </w:r>
      </w:ins>
    </w:p>
    <w:p w14:paraId="1E18C5D3" w14:textId="6B3CB63B" w:rsidR="009F1FA1" w:rsidRDefault="009F1FA1">
      <w:pPr>
        <w:numPr>
          <w:ilvl w:val="1"/>
          <w:numId w:val="13"/>
        </w:numPr>
        <w:shd w:val="clear" w:color="auto" w:fill="FFFFFF"/>
        <w:spacing w:before="100" w:beforeAutospacing="1" w:after="100" w:afterAutospacing="1" w:line="240" w:lineRule="auto"/>
        <w:rPr>
          <w:ins w:id="626" w:author="Andrei-Eugen Birta" w:date="2018-05-14T13:03:00Z"/>
        </w:rPr>
        <w:pPrChange w:id="627" w:author="Andrei-Eugen Birta" w:date="2018-05-14T13:07:00Z">
          <w:pPr/>
        </w:pPrChange>
      </w:pPr>
      <w:ins w:id="628" w:author="Andrei-Eugen Birta" w:date="2018-05-14T13:05:00Z">
        <w:r w:rsidRPr="003C1F17">
          <w:rPr>
            <w:rPrChange w:id="629" w:author="Andrei-Eugen Birta" w:date="2018-05-14T13:05:00Z">
              <w:rPr>
                <w:rFonts w:ascii="Work Sans" w:eastAsia="Times New Roman" w:hAnsi="Work Sans" w:cs="Times New Roman"/>
                <w:color w:val="000000"/>
                <w:sz w:val="26"/>
                <w:szCs w:val="26"/>
              </w:rPr>
            </w:rPrChange>
          </w:rPr>
          <w:t>Training dogs to track through the habitat and teach birds that the area has many predators</w:t>
        </w:r>
      </w:ins>
    </w:p>
    <w:p w14:paraId="0AB3C692" w14:textId="5B324A38" w:rsidR="00A02122" w:rsidRDefault="00A02122">
      <w:pPr>
        <w:pStyle w:val="ListParagraph"/>
        <w:numPr>
          <w:ilvl w:val="0"/>
          <w:numId w:val="13"/>
        </w:numPr>
        <w:rPr>
          <w:ins w:id="630" w:author="Andrei-Eugen Birta" w:date="2018-05-14T13:05:00Z"/>
        </w:rPr>
        <w:pPrChange w:id="631" w:author="Andrei-Eugen Birta" w:date="2018-05-14T13:02:00Z">
          <w:pPr/>
        </w:pPrChange>
      </w:pPr>
      <w:ins w:id="632" w:author="Andrei-Eugen Birta" w:date="2018-05-14T13:03:00Z">
        <w:r>
          <w:t>Controlling aircraft behavior:</w:t>
        </w:r>
      </w:ins>
    </w:p>
    <w:p w14:paraId="1387F5FD" w14:textId="47DF7A3C" w:rsidR="003C1F17" w:rsidRDefault="003C1F17">
      <w:pPr>
        <w:pStyle w:val="ListParagraph"/>
        <w:numPr>
          <w:ilvl w:val="1"/>
          <w:numId w:val="13"/>
        </w:numPr>
        <w:rPr>
          <w:ins w:id="633" w:author="Andrei-Eugen Birta" w:date="2018-05-14T13:05:00Z"/>
        </w:rPr>
        <w:pPrChange w:id="634" w:author="Andrei-Eugen Birta" w:date="2018-05-14T13:05:00Z">
          <w:pPr>
            <w:pStyle w:val="ListParagraph"/>
            <w:numPr>
              <w:numId w:val="13"/>
            </w:numPr>
            <w:ind w:left="1080" w:hanging="360"/>
          </w:pPr>
        </w:pPrChange>
      </w:pPr>
      <w:ins w:id="635" w:author="Andrei-Eugen Birta" w:date="2018-05-14T13:05:00Z">
        <w:r>
          <w:t xml:space="preserve">Training spotters with binoculars and scopes to pinpoint hazardous </w:t>
        </w:r>
      </w:ins>
      <w:ins w:id="636" w:author="Andrei-Eugen Birta" w:date="2018-05-14T13:07:00Z">
        <w:r w:rsidR="00875764">
          <w:t>bird’s</w:t>
        </w:r>
      </w:ins>
      <w:ins w:id="637" w:author="Andrei-Eugen Birta" w:date="2018-05-14T13:05:00Z">
        <w:r>
          <w:t xml:space="preserve"> areas and directing planes to different runways or approaches</w:t>
        </w:r>
      </w:ins>
    </w:p>
    <w:p w14:paraId="61F49A30" w14:textId="77777777" w:rsidR="003C1F17" w:rsidRDefault="003C1F17">
      <w:pPr>
        <w:pStyle w:val="ListParagraph"/>
        <w:numPr>
          <w:ilvl w:val="1"/>
          <w:numId w:val="13"/>
        </w:numPr>
        <w:rPr>
          <w:ins w:id="638" w:author="Andrei-Eugen Birta" w:date="2018-05-14T13:05:00Z"/>
        </w:rPr>
        <w:pPrChange w:id="639" w:author="Andrei-Eugen Birta" w:date="2018-05-14T13:05:00Z">
          <w:pPr>
            <w:pStyle w:val="ListParagraph"/>
            <w:numPr>
              <w:numId w:val="13"/>
            </w:numPr>
            <w:ind w:left="1080" w:hanging="360"/>
          </w:pPr>
        </w:pPrChange>
      </w:pPr>
      <w:ins w:id="640" w:author="Andrei-Eugen Birta" w:date="2018-05-14T13:05:00Z">
        <w:r>
          <w:t>Using radar equipment to track the movement and density of bird flocks to predict their behavior and manage control techniques more effectively</w:t>
        </w:r>
      </w:ins>
    </w:p>
    <w:p w14:paraId="335629DA" w14:textId="0D0373A1" w:rsidR="003C1F17" w:rsidRDefault="003C1F17">
      <w:pPr>
        <w:pStyle w:val="ListParagraph"/>
        <w:numPr>
          <w:ilvl w:val="1"/>
          <w:numId w:val="13"/>
        </w:numPr>
        <w:rPr>
          <w:ins w:id="641" w:author="Andrei-Eugen Birta" w:date="2018-05-14T12:59:00Z"/>
        </w:rPr>
        <w:pPrChange w:id="642" w:author="Andrei-Eugen Birta" w:date="2018-05-14T13:05:00Z">
          <w:pPr/>
        </w:pPrChange>
      </w:pPr>
      <w:ins w:id="643" w:author="Andrei-Eugen Birta" w:date="2018-05-14T13:05:00Z">
        <w:r>
          <w:t>Adjusting flight times to avoid the busiest hours for bird activity, such as early morning and late evening or during peak migration periods</w:t>
        </w:r>
      </w:ins>
    </w:p>
    <w:p w14:paraId="4512261F" w14:textId="7E70C139" w:rsidR="00CA7F0C" w:rsidRDefault="003706F8">
      <w:pPr>
        <w:ind w:firstLine="360"/>
        <w:rPr>
          <w:ins w:id="644" w:author="Andrei-Eugen Birta" w:date="2018-05-14T12:53:00Z"/>
        </w:rPr>
        <w:pPrChange w:id="645" w:author="Andrei-Eugen Birta" w:date="2018-05-14T12:36:00Z">
          <w:pPr/>
        </w:pPrChange>
      </w:pPr>
      <w:ins w:id="646" w:author="Andrei-Eugen Birta" w:date="2018-05-14T12:52:00Z">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t>
        </w:r>
      </w:ins>
      <w:ins w:id="647" w:author="Andrei-Eugen Birta" w:date="2018-05-14T12:53:00Z">
        <w:r>
          <w:t xml:space="preserve">wildlife collisions are: </w:t>
        </w:r>
      </w:ins>
    </w:p>
    <w:p w14:paraId="5B616823" w14:textId="2611C88C" w:rsidR="003706F8" w:rsidRDefault="003706F8">
      <w:pPr>
        <w:pStyle w:val="ListParagraph"/>
        <w:numPr>
          <w:ilvl w:val="0"/>
          <w:numId w:val="12"/>
        </w:numPr>
        <w:rPr>
          <w:ins w:id="648" w:author="Andrei-Eugen Birta" w:date="2018-05-14T12:53:00Z"/>
        </w:rPr>
        <w:pPrChange w:id="649" w:author="Andrei-Eugen Birta" w:date="2018-05-14T12:53:00Z">
          <w:pPr/>
        </w:pPrChange>
      </w:pPr>
      <w:ins w:id="650" w:author="Andrei-Eugen Birta" w:date="2018-05-14T12:53:00Z">
        <w:r>
          <w:t xml:space="preserve">Delaying the takeoff or landing when fuel permits. </w:t>
        </w:r>
      </w:ins>
    </w:p>
    <w:p w14:paraId="6E300BF9" w14:textId="6E339EBE" w:rsidR="003706F8" w:rsidRDefault="003706F8">
      <w:pPr>
        <w:pStyle w:val="ListParagraph"/>
        <w:numPr>
          <w:ilvl w:val="0"/>
          <w:numId w:val="12"/>
        </w:numPr>
        <w:rPr>
          <w:ins w:id="651" w:author="Andrei-Eugen Birta" w:date="2018-05-14T12:54:00Z"/>
        </w:rPr>
        <w:pPrChange w:id="652" w:author="Andrei-Eugen Birta" w:date="2018-05-14T12:53:00Z">
          <w:pPr/>
        </w:pPrChange>
      </w:pPr>
      <w:ins w:id="653" w:author="Andrei-Eugen Birta" w:date="2018-05-14T12:53:00Z">
        <w:r>
          <w:t>Take off or land</w:t>
        </w:r>
      </w:ins>
      <w:ins w:id="654" w:author="Andrei-Eugen Birta" w:date="2018-05-14T12:54:00Z">
        <w:r w:rsidR="00B1346C">
          <w:t>ing</w:t>
        </w:r>
      </w:ins>
      <w:ins w:id="655" w:author="Andrei-Eugen Birta" w:date="2018-05-14T12:53:00Z">
        <w:r>
          <w:t xml:space="preserve"> on another </w:t>
        </w:r>
      </w:ins>
      <w:ins w:id="656" w:author="Andrei-Eugen Birta" w:date="2018-05-14T12:54:00Z">
        <w:r w:rsidR="00B1346C">
          <w:t>runway.</w:t>
        </w:r>
      </w:ins>
    </w:p>
    <w:p w14:paraId="4D5DC719" w14:textId="7FFA9B5B" w:rsidR="008F23F9" w:rsidRDefault="008F23F9">
      <w:pPr>
        <w:pStyle w:val="ListParagraph"/>
        <w:numPr>
          <w:ilvl w:val="0"/>
          <w:numId w:val="12"/>
        </w:numPr>
        <w:rPr>
          <w:ins w:id="657" w:author="Andrei-Eugen Birta" w:date="2018-05-14T12:55:00Z"/>
        </w:rPr>
        <w:pPrChange w:id="658" w:author="Andrei-Eugen Birta" w:date="2018-05-14T12:53:00Z">
          <w:pPr/>
        </w:pPrChange>
      </w:pPr>
      <w:ins w:id="659" w:author="Andrei-Eugen Birta" w:date="2018-05-14T12:55:00Z">
        <w:r>
          <w:t>Thorough</w:t>
        </w:r>
      </w:ins>
      <w:ins w:id="660" w:author="Andrei-Eugen Birta" w:date="2018-05-14T12:54:00Z">
        <w:r>
          <w:t xml:space="preserve"> preparation an</w:t>
        </w:r>
      </w:ins>
      <w:ins w:id="661" w:author="Andrei-Eugen Birta" w:date="2018-05-14T12:55:00Z">
        <w:r>
          <w:t>d training effectuated by all crew members, be it pilot or flight assistant.</w:t>
        </w:r>
      </w:ins>
    </w:p>
    <w:p w14:paraId="4C26F5DB" w14:textId="3ADBB4B2" w:rsidR="009F32DA" w:rsidRDefault="00792DD9">
      <w:pPr>
        <w:ind w:firstLine="360"/>
        <w:rPr>
          <w:ins w:id="662" w:author="Andrei-Eugen Birta" w:date="2018-05-14T13:07:00Z"/>
        </w:rPr>
        <w:pPrChange w:id="663" w:author="Andrei-Eugen Birta" w:date="2018-05-14T12:56:00Z">
          <w:pPr/>
        </w:pPrChange>
      </w:pPr>
      <w:ins w:id="664" w:author="Andrei-Eugen Birta" w:date="2018-05-14T12:56:00Z">
        <w:r>
          <w:t xml:space="preserve">According to </w:t>
        </w:r>
        <w:r w:rsidRPr="00792DD9">
          <w:t xml:space="preserve">Michael Begier, national </w:t>
        </w:r>
      </w:ins>
      <w:ins w:id="665" w:author="Andrei-Eugen Birta" w:date="2018-05-14T12:57:00Z">
        <w:r w:rsidRPr="00792DD9">
          <w:t>coordinator</w:t>
        </w:r>
      </w:ins>
      <w:ins w:id="666" w:author="Andrei-Eugen Birta" w:date="2018-05-14T12:56:00Z">
        <w:r w:rsidRPr="00792DD9">
          <w:t xml:space="preserve"> of the airport wildlife hazards </w:t>
        </w:r>
      </w:ins>
      <w:ins w:id="667" w:author="Andrei-Eugen Birta" w:date="2018-05-14T12:57:00Z">
        <w:r>
          <w:t>program</w:t>
        </w:r>
      </w:ins>
      <w:ins w:id="668" w:author="Andrei-Eugen Birta" w:date="2018-05-14T12:56:00Z">
        <w:r w:rsidRPr="00792DD9">
          <w:t xml:space="preserve"> at t</w:t>
        </w:r>
        <w:r>
          <w:t xml:space="preserve">he US Department of Agriculture; the use of </w:t>
        </w:r>
      </w:ins>
      <w:ins w:id="669" w:author="Andrei-Eugen Birta" w:date="2018-05-14T12:57:00Z">
        <w:r w:rsidR="00007ECF" w:rsidRPr="00007ECF">
          <w:t>pyrotechnics</w:t>
        </w:r>
        <w:r w:rsidR="00007ECF">
          <w:t xml:space="preserve">, like flash bangs, gun shots or fireworks, has been proved to be quite </w:t>
        </w:r>
      </w:ins>
      <w:ins w:id="670" w:author="Andrei-Eugen Birta" w:date="2018-05-14T12:58:00Z">
        <w:r w:rsidR="00007ECF">
          <w:t>efficient in distracting birds and scaring them away from an runway.</w:t>
        </w:r>
      </w:ins>
    </w:p>
    <w:p w14:paraId="19AFE0EA" w14:textId="0CFFBED8" w:rsidR="005753EF" w:rsidRDefault="005753EF">
      <w:pPr>
        <w:ind w:firstLine="360"/>
        <w:rPr>
          <w:ins w:id="671" w:author="Andrei-Eugen Birta" w:date="2018-05-14T13:10:00Z"/>
        </w:rPr>
        <w:pPrChange w:id="672" w:author="Andrei-Eugen Birta" w:date="2018-05-14T12:56:00Z">
          <w:pPr/>
        </w:pPrChange>
      </w:pPr>
      <w:ins w:id="673" w:author="Andrei-Eugen Birta" w:date="2018-05-14T13:08:00Z">
        <w:r w:rsidRPr="005753EF">
          <w:t>Ellen Lindblad</w:t>
        </w:r>
        <w:r>
          <w:t xml:space="preserve"> </w:t>
        </w:r>
        <w:r w:rsidRPr="005753EF">
          <w:t>director of planning and environmental compliance at Southwest Florida International Airport</w:t>
        </w:r>
        <w:r>
          <w:t xml:space="preserve"> </w:t>
        </w:r>
      </w:ins>
      <w:ins w:id="674" w:author="Andrei-Eugen Birta" w:date="2018-05-14T13:09:00Z">
        <w:r>
          <w:t xml:space="preserve">has employed Sky, a canine helper that managed to reduce the wildlife collisions </w:t>
        </w:r>
      </w:ins>
      <w:ins w:id="675" w:author="Andrei-Eugen Birta" w:date="2018-05-14T13:10:00Z">
        <w:r>
          <w:t>at RSW airport by 17%, by simply chasing them away.</w:t>
        </w:r>
      </w:ins>
    </w:p>
    <w:p w14:paraId="4A492EE0" w14:textId="61751330" w:rsidR="00E132F8" w:rsidRDefault="00E132F8">
      <w:pPr>
        <w:ind w:firstLine="360"/>
        <w:rPr>
          <w:ins w:id="676" w:author="Andrei-Eugen Birta" w:date="2018-05-14T12:53:00Z"/>
        </w:rPr>
        <w:pPrChange w:id="677" w:author="Andrei-Eugen Birta" w:date="2018-05-14T12:56:00Z">
          <w:pPr/>
        </w:pPrChange>
      </w:pPr>
      <w:ins w:id="678" w:author="Andrei-Eugen Birta" w:date="2018-05-14T13:10:00Z">
        <w:r w:rsidRPr="00E132F8">
          <w:t>Salt Lake City airport</w:t>
        </w:r>
        <w:r>
          <w:t xml:space="preserve"> (</w:t>
        </w:r>
      </w:ins>
      <w:ins w:id="679" w:author="Andrei-Eugen Birta" w:date="2018-05-14T13:11:00Z">
        <w:r>
          <w:t xml:space="preserve">SLC) has employed the use of pigs in order to disrupt the habitat of several Californian Gulls families in order to </w:t>
        </w:r>
      </w:ins>
      <w:ins w:id="680" w:author="Andrei-Eugen Birta" w:date="2018-05-14T13:12:00Z">
        <w:r>
          <w:t>scare the birds away from the adjacent to the airport island, that severed as the birds habitat.</w:t>
        </w:r>
      </w:ins>
    </w:p>
    <w:p w14:paraId="515A8814" w14:textId="1E7036F2" w:rsidR="00CA7F0C" w:rsidRPr="00992E58" w:rsidDel="00CA7F0C" w:rsidRDefault="00CA7F0C">
      <w:pPr>
        <w:ind w:firstLine="360"/>
        <w:rPr>
          <w:del w:id="681" w:author="Andrei-Eugen Birta" w:date="2018-05-14T12:52:00Z"/>
        </w:rPr>
        <w:pPrChange w:id="682" w:author="Andrei-Eugen Birta" w:date="2018-05-14T12:36:00Z">
          <w:pPr/>
        </w:pPrChange>
      </w:pPr>
    </w:p>
    <w:p w14:paraId="3A09A928" w14:textId="71B37D77" w:rsidR="00890E79" w:rsidRDefault="00890E79" w:rsidP="00890E79">
      <w:pPr>
        <w:pStyle w:val="Heading1"/>
        <w:numPr>
          <w:ilvl w:val="0"/>
          <w:numId w:val="2"/>
        </w:numPr>
        <w:rPr>
          <w:ins w:id="683" w:author="Andrei-Eugen Birta" w:date="2018-05-12T14:03:00Z"/>
          <w:rFonts w:ascii="Arial" w:hAnsi="Arial" w:cs="Arial"/>
          <w:sz w:val="24"/>
          <w:szCs w:val="24"/>
        </w:rPr>
      </w:pPr>
      <w:bookmarkStart w:id="684" w:name="_Toc513995894"/>
      <w:bookmarkStart w:id="685" w:name="_Toc513996194"/>
      <w:r w:rsidRPr="00B15178">
        <w:rPr>
          <w:rFonts w:ascii="Arial" w:hAnsi="Arial" w:cs="Arial"/>
          <w:sz w:val="24"/>
          <w:szCs w:val="24"/>
        </w:rPr>
        <w:t>Conclusion</w:t>
      </w:r>
      <w:bookmarkEnd w:id="684"/>
      <w:bookmarkEnd w:id="685"/>
    </w:p>
    <w:p w14:paraId="0A9EC64B" w14:textId="57708B3D" w:rsidR="00AF4DB7" w:rsidRPr="00F46819" w:rsidDel="0093685A" w:rsidRDefault="00AF4DB7">
      <w:pPr>
        <w:ind w:firstLine="360"/>
        <w:rPr>
          <w:del w:id="686" w:author="Andrei-Eugen Birta" w:date="2018-05-12T14:45:00Z"/>
        </w:rPr>
        <w:pPrChange w:id="687" w:author="Andrei-Eugen Birta" w:date="2018-05-12T14:37:00Z">
          <w:pPr>
            <w:pStyle w:val="Heading1"/>
            <w:numPr>
              <w:numId w:val="2"/>
            </w:numPr>
            <w:ind w:left="720" w:hanging="360"/>
          </w:pPr>
        </w:pPrChange>
      </w:pPr>
      <w:bookmarkStart w:id="688" w:name="_Toc513899749"/>
      <w:bookmarkStart w:id="689" w:name="_Toc513995895"/>
      <w:bookmarkStart w:id="690" w:name="_Toc513996034"/>
      <w:bookmarkStart w:id="691" w:name="_Toc513996166"/>
      <w:bookmarkStart w:id="692" w:name="_Toc513996195"/>
      <w:bookmarkEnd w:id="688"/>
      <w:bookmarkEnd w:id="689"/>
      <w:bookmarkEnd w:id="690"/>
      <w:bookmarkEnd w:id="691"/>
      <w:bookmarkEnd w:id="692"/>
    </w:p>
    <w:p w14:paraId="1FAB2FE3" w14:textId="546B4A97" w:rsidR="00890E79" w:rsidRDefault="00890E79" w:rsidP="00890E79">
      <w:pPr>
        <w:pStyle w:val="Heading2"/>
        <w:numPr>
          <w:ilvl w:val="0"/>
          <w:numId w:val="4"/>
        </w:numPr>
        <w:rPr>
          <w:ins w:id="693" w:author="Andrei-Eugen Birta" w:date="2018-05-12T14:45:00Z"/>
          <w:rFonts w:ascii="Arial" w:hAnsi="Arial" w:cs="Arial"/>
          <w:sz w:val="24"/>
          <w:szCs w:val="24"/>
        </w:rPr>
      </w:pPr>
      <w:bookmarkStart w:id="694" w:name="_Toc513995896"/>
      <w:bookmarkStart w:id="695" w:name="_Toc513996196"/>
      <w:r w:rsidRPr="00B15178">
        <w:rPr>
          <w:rFonts w:ascii="Arial" w:hAnsi="Arial" w:cs="Arial"/>
          <w:sz w:val="24"/>
          <w:szCs w:val="24"/>
        </w:rPr>
        <w:t>Denouement</w:t>
      </w:r>
      <w:bookmarkEnd w:id="694"/>
      <w:bookmarkEnd w:id="695"/>
    </w:p>
    <w:p w14:paraId="059F2F21" w14:textId="049F7352" w:rsidR="0093685A" w:rsidRDefault="0093685A" w:rsidP="0093685A">
      <w:pPr>
        <w:ind w:firstLine="360"/>
        <w:rPr>
          <w:ins w:id="696" w:author="Andrei-Eugen Birta" w:date="2018-05-12T14:45:00Z"/>
        </w:rPr>
      </w:pPr>
      <w:ins w:id="697" w:author="Andrei-Eugen Birta" w:date="2018-05-12T14:45:00Z">
        <w:r>
          <w:t xml:space="preserve">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w:t>
        </w:r>
        <w:r>
          <w:lastRenderedPageBreak/>
          <w:t>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698" w:author="Andrei-Eugen Birta" w:date="2018-05-12T14:45:00Z"/>
        </w:rPr>
      </w:pPr>
      <w:ins w:id="699"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700" w:author="Andrei-Eugen Birta" w:date="2018-05-12T14:45:00Z"/>
        </w:rPr>
      </w:pPr>
      <w:ins w:id="701" w:author="Andrei-Eugen Birta" w:date="2018-05-12T14:45:00Z">
        <w:r>
          <w:t>Although there is room for improvement, for example: the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702" w:author="Andrei-Eugen Birta" w:date="2018-05-12T14:45:00Z"/>
        </w:rPr>
      </w:pPr>
    </w:p>
    <w:p w14:paraId="5DDCC105" w14:textId="77777777" w:rsidR="0093685A" w:rsidRDefault="0093685A" w:rsidP="0093685A">
      <w:pPr>
        <w:ind w:firstLine="360"/>
        <w:rPr>
          <w:ins w:id="703" w:author="Andrei-Eugen Birta" w:date="2018-05-12T14:45:00Z"/>
        </w:rPr>
      </w:pPr>
      <w:ins w:id="704" w:author="Andrei-Eugen Birta" w:date="2018-05-12T14:45:00Z">
        <w:r>
          <w:t xml:space="preserve">To see how we worked and what files we created, one has to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yperlink"/>
          </w:rPr>
          <w:t>https://github.com/RaidenRabit/WASP</w:t>
        </w:r>
        <w:r>
          <w:fldChar w:fldCharType="end"/>
        </w:r>
      </w:ins>
    </w:p>
    <w:p w14:paraId="78E5C9D5" w14:textId="77777777" w:rsidR="0093685A" w:rsidRDefault="0093685A" w:rsidP="0093685A">
      <w:pPr>
        <w:ind w:firstLine="360"/>
        <w:rPr>
          <w:ins w:id="705" w:author="Andrei-Eugen Birta" w:date="2018-05-12T14:45:00Z"/>
        </w:rPr>
      </w:pPr>
    </w:p>
    <w:p w14:paraId="227CFB99" w14:textId="77777777" w:rsidR="0093685A" w:rsidRPr="00107BDB" w:rsidRDefault="0093685A" w:rsidP="0093685A">
      <w:pPr>
        <w:ind w:firstLine="360"/>
        <w:rPr>
          <w:ins w:id="706" w:author="Andrei-Eugen Birta" w:date="2018-05-12T14:45:00Z"/>
        </w:rPr>
      </w:pPr>
      <w:ins w:id="707" w:author="Andrei-Eugen Birta" w:date="2018-05-12T14:45:00Z">
        <w:r>
          <w:t>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great detail.</w:t>
        </w:r>
      </w:ins>
    </w:p>
    <w:p w14:paraId="68D918AA" w14:textId="07F964DD" w:rsidR="0093685A" w:rsidRPr="00F46819" w:rsidRDefault="0093685A">
      <w:pPr>
        <w:pPrChange w:id="708" w:author="Andrei-Eugen Birta" w:date="2018-05-12T14:45:00Z">
          <w:pPr>
            <w:pStyle w:val="Heading2"/>
            <w:numPr>
              <w:numId w:val="4"/>
            </w:numPr>
            <w:ind w:left="720" w:hanging="360"/>
          </w:pPr>
        </w:pPrChange>
      </w:pPr>
    </w:p>
    <w:p w14:paraId="0558CE77" w14:textId="53304A79" w:rsidR="00890E79" w:rsidRDefault="00890E79" w:rsidP="00890E79">
      <w:pPr>
        <w:pStyle w:val="Heading2"/>
        <w:numPr>
          <w:ilvl w:val="0"/>
          <w:numId w:val="4"/>
        </w:numPr>
        <w:rPr>
          <w:rFonts w:ascii="Arial" w:hAnsi="Arial" w:cs="Arial"/>
          <w:sz w:val="24"/>
          <w:szCs w:val="24"/>
        </w:rPr>
      </w:pPr>
      <w:bookmarkStart w:id="709" w:name="_Toc513995897"/>
      <w:bookmarkStart w:id="710" w:name="_Toc513996197"/>
      <w:r w:rsidRPr="00B15178">
        <w:rPr>
          <w:rFonts w:ascii="Arial" w:hAnsi="Arial" w:cs="Arial"/>
          <w:sz w:val="24"/>
          <w:szCs w:val="24"/>
        </w:rPr>
        <w:t>References</w:t>
      </w:r>
      <w:bookmarkEnd w:id="709"/>
      <w:bookmarkEnd w:id="710"/>
    </w:p>
    <w:p w14:paraId="7EA5F7CB" w14:textId="4470FCBD" w:rsidR="00AF2A4E" w:rsidRDefault="00EF346D" w:rsidP="0002543F">
      <w:pPr>
        <w:pStyle w:val="ListParagraph"/>
        <w:numPr>
          <w:ilvl w:val="0"/>
          <w:numId w:val="10"/>
        </w:numPr>
      </w:pPr>
      <w:commentRangeStart w:id="711"/>
      <w:commentRangeStart w:id="712"/>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https://www.kaggle.com/faa/wildlife-strikes - dataset from kaggle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commentRangeEnd w:id="711"/>
      <w:r w:rsidR="00DE039A">
        <w:rPr>
          <w:rStyle w:val="CommentReference"/>
        </w:rPr>
        <w:commentReference w:id="711"/>
      </w:r>
      <w:commentRangeEnd w:id="712"/>
      <w:r w:rsidR="006F1966">
        <w:rPr>
          <w:rStyle w:val="CommentReference"/>
        </w:rPr>
        <w:commentReference w:id="712"/>
      </w:r>
      <w:hyperlink r:id="rId36"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rPr>
          <w:ins w:id="713" w:author="Andrei-Eugen Birta" w:date="2018-05-12T14:27:00Z"/>
        </w:rPr>
      </w:pPr>
      <w:r w:rsidRPr="00932755">
        <w:t>Kaufman, Kenn (1996). Lives of North American Birds. Houghton Mifflin. p. 293. ISBN 0-395-77017-3.</w:t>
      </w:r>
    </w:p>
    <w:p w14:paraId="419BEA25" w14:textId="739D9626" w:rsidR="00FC1DFE" w:rsidRDefault="001E7A99" w:rsidP="00FC1DFE">
      <w:pPr>
        <w:pStyle w:val="ListParagraph"/>
        <w:numPr>
          <w:ilvl w:val="0"/>
          <w:numId w:val="10"/>
        </w:numPr>
        <w:rPr>
          <w:ins w:id="714" w:author="Andrei-Eugen Birta" w:date="2018-05-14T12:49:00Z"/>
        </w:rPr>
      </w:pPr>
      <w:ins w:id="715" w:author="Andrei-Eugen Birta" w:date="2018-05-12T14:27:00Z">
        <w:r>
          <w:t>Mourning</w:t>
        </w:r>
        <w:r w:rsidR="00FC1DFE">
          <w:t xml:space="preserve"> dove heat map: </w:t>
        </w:r>
      </w:ins>
      <w:ins w:id="716" w:author="Andrei-Eugen Birta" w:date="2018-05-14T12:49:00Z">
        <w:r w:rsidR="004A4EF0">
          <w:fldChar w:fldCharType="begin"/>
        </w:r>
        <w:r w:rsidR="004A4EF0">
          <w:instrText xml:space="preserve"> HYPERLINK "</w:instrText>
        </w:r>
      </w:ins>
      <w:ins w:id="717" w:author="Andrei-Eugen Birta" w:date="2018-05-12T14:27:00Z">
        <w:r w:rsidR="004A4EF0" w:rsidRPr="00FC1DFE">
          <w:instrText>https://mnbirdatlas.org/species/mourning-dove/</w:instrText>
        </w:r>
      </w:ins>
      <w:ins w:id="718" w:author="Andrei-Eugen Birta" w:date="2018-05-14T12:49:00Z">
        <w:r w:rsidR="004A4EF0">
          <w:instrText xml:space="preserve">" </w:instrText>
        </w:r>
        <w:r w:rsidR="004A4EF0">
          <w:fldChar w:fldCharType="separate"/>
        </w:r>
      </w:ins>
      <w:r w:rsidR="004A4EF0" w:rsidRPr="009465BC">
        <w:rPr>
          <w:rStyle w:val="Hyperlink"/>
        </w:rPr>
        <w:t>https://mnbirdatlas.org/species/mourning-dove/</w:t>
      </w:r>
      <w:ins w:id="719" w:author="Andrei-Eugen Birta" w:date="2018-05-14T12:49:00Z">
        <w:r w:rsidR="004A4EF0">
          <w:fldChar w:fldCharType="end"/>
        </w:r>
      </w:ins>
    </w:p>
    <w:p w14:paraId="531A51D3" w14:textId="3DB1391B" w:rsidR="004A4EF0" w:rsidRDefault="004A4EF0" w:rsidP="004A4EF0">
      <w:pPr>
        <w:pStyle w:val="ListParagraph"/>
        <w:numPr>
          <w:ilvl w:val="0"/>
          <w:numId w:val="10"/>
        </w:numPr>
        <w:rPr>
          <w:ins w:id="720" w:author="Andrei-Eugen Birta" w:date="2018-05-14T12:50:00Z"/>
        </w:rPr>
      </w:pPr>
      <w:ins w:id="721" w:author="Andrei-Eugen Birta" w:date="2018-05-14T12:49:00Z">
        <w:r>
          <w:t xml:space="preserve">Collision distribution over aircraft: </w:t>
        </w:r>
      </w:ins>
      <w:ins w:id="722" w:author="Andrei-Eugen Birta" w:date="2018-05-14T12:50:00Z">
        <w:r>
          <w:fldChar w:fldCharType="begin"/>
        </w:r>
        <w:r>
          <w:instrText xml:space="preserve"> HYPERLINK "</w:instrText>
        </w:r>
      </w:ins>
      <w:ins w:id="723" w:author="Andrei-Eugen Birta" w:date="2018-05-14T12:49:00Z">
        <w:r w:rsidRPr="004A4EF0">
          <w:instrText>http://www.boeing.com/commercial/aeromagazine/articles/2011_q3/4/</w:instrText>
        </w:r>
      </w:ins>
      <w:ins w:id="724" w:author="Andrei-Eugen Birta" w:date="2018-05-14T12:50:00Z">
        <w:r>
          <w:instrText xml:space="preserve">" </w:instrText>
        </w:r>
        <w:r>
          <w:fldChar w:fldCharType="separate"/>
        </w:r>
      </w:ins>
      <w:r w:rsidRPr="009465BC">
        <w:rPr>
          <w:rStyle w:val="Hyperlink"/>
        </w:rPr>
        <w:t>http://www.boeing.com/commercial/aeromagazine/articles/2011_q3/4/</w:t>
      </w:r>
      <w:ins w:id="725" w:author="Andrei-Eugen Birta" w:date="2018-05-14T12:50:00Z">
        <w:r>
          <w:fldChar w:fldCharType="end"/>
        </w:r>
      </w:ins>
    </w:p>
    <w:p w14:paraId="19178738" w14:textId="77777777" w:rsidR="004A4EF0" w:rsidRPr="00AF2A4E" w:rsidRDefault="004A4EF0">
      <w:pPr>
        <w:pStyle w:val="ListParagraph"/>
        <w:pPrChange w:id="726" w:author="Andrei-Eugen Birta" w:date="2018-05-14T12:50:00Z">
          <w:pPr>
            <w:pStyle w:val="ListParagraph"/>
            <w:numPr>
              <w:numId w:val="10"/>
            </w:numPr>
            <w:ind w:hanging="360"/>
          </w:pPr>
        </w:pPrChange>
      </w:pPr>
    </w:p>
    <w:p w14:paraId="67A8D640" w14:textId="77777777" w:rsidR="00AF2A4E" w:rsidRPr="00AF2A4E" w:rsidRDefault="00AF2A4E" w:rsidP="00AF2A4E"/>
    <w:sectPr w:rsidR="00AF2A4E" w:rsidRPr="00AF2A4E">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alf zangis" w:date="2018-05-12T17:59:00Z" w:initials="rz">
    <w:p w14:paraId="530144C0" w14:textId="77777777" w:rsidR="009F32DA" w:rsidRDefault="009F32DA">
      <w:pPr>
        <w:pStyle w:val="CommentText"/>
      </w:pPr>
      <w:r>
        <w:rPr>
          <w:rStyle w:val="CommentReference"/>
        </w:rPr>
        <w:annotationRef/>
      </w:r>
      <w:r>
        <w:t>Please read all coments and remove them only if you have answered the question (if you don’t understand don’t remove!)</w:t>
      </w:r>
    </w:p>
    <w:p w14:paraId="7D622149" w14:textId="77777777" w:rsidR="009F32DA" w:rsidRDefault="009F32DA">
      <w:pPr>
        <w:pStyle w:val="CommentText"/>
      </w:pPr>
    </w:p>
    <w:p w14:paraId="302E3ACD" w14:textId="77777777" w:rsidR="009F32DA" w:rsidRDefault="009F32DA">
      <w:pPr>
        <w:pStyle w:val="CommentText"/>
      </w:pPr>
      <w:r>
        <w:t>You still haven’t added any info from data wrangling the big dataset</w:t>
      </w:r>
    </w:p>
    <w:p w14:paraId="22931A62" w14:textId="58532C63" w:rsidR="009F32DA" w:rsidRDefault="009F32DA">
      <w:pPr>
        <w:pStyle w:val="CommentText"/>
      </w:pPr>
      <w:r>
        <w:t xml:space="preserve"> And the img of unsupervised learning (if there is something you don’t like in t just say, I don’t know what you don’t like there)</w:t>
      </w:r>
    </w:p>
  </w:comment>
  <w:comment w:id="137" w:author="ralf zangis" w:date="2018-05-12T17:05:00Z" w:initials="rz">
    <w:p w14:paraId="1412FDF8" w14:textId="6276371F" w:rsidR="009F32DA" w:rsidRDefault="009F32DA">
      <w:pPr>
        <w:pStyle w:val="CommentText"/>
      </w:pPr>
      <w:r>
        <w:rPr>
          <w:rStyle w:val="CommentReference"/>
        </w:rPr>
        <w:annotationRef/>
      </w:r>
      <w:r>
        <w:t>Do we really have group contract?</w:t>
      </w:r>
    </w:p>
  </w:comment>
  <w:comment w:id="142" w:author="ralf zangis" w:date="2018-05-12T17:07:00Z" w:initials="rz">
    <w:p w14:paraId="4632B71E" w14:textId="1FFCC95B" w:rsidR="009F32DA" w:rsidRDefault="009F32DA">
      <w:pPr>
        <w:pStyle w:val="CommentText"/>
      </w:pPr>
      <w:r>
        <w:rPr>
          <w:rStyle w:val="CommentReference"/>
        </w:rPr>
        <w:annotationRef/>
      </w:r>
      <w:r>
        <w:t>Maybe remove this word, or atleast replace it with other</w:t>
      </w:r>
    </w:p>
  </w:comment>
  <w:comment w:id="143" w:author="Andrei-Eugen Birta" w:date="2018-05-12T19:20:00Z" w:initials="AB">
    <w:p w14:paraId="49447C55" w14:textId="01072343" w:rsidR="009F32DA" w:rsidRDefault="009F32DA">
      <w:pPr>
        <w:pStyle w:val="CommentText"/>
      </w:pPr>
      <w:r>
        <w:rPr>
          <w:rStyle w:val="CommentReference"/>
        </w:rPr>
        <w:annotationRef/>
      </w:r>
      <w:r>
        <w:t>What do you not like about it? I mean it makes sense, considering most headers of this document contain the word “analysis”.</w:t>
      </w:r>
    </w:p>
  </w:comment>
  <w:comment w:id="146" w:author="ralf zangis" w:date="2018-05-12T17:09:00Z" w:initials="rz">
    <w:p w14:paraId="13044AB7" w14:textId="15DD48B5" w:rsidR="009F32DA" w:rsidRDefault="009F32DA">
      <w:pPr>
        <w:pStyle w:val="CommentText"/>
      </w:pPr>
      <w:r>
        <w:rPr>
          <w:rStyle w:val="CommentReference"/>
        </w:rPr>
        <w:annotationRef/>
      </w:r>
      <w:r>
        <w:t>an</w:t>
      </w:r>
    </w:p>
  </w:comment>
  <w:comment w:id="151" w:author="ralf zangis" w:date="2018-05-12T17:10:00Z" w:initials="rz">
    <w:p w14:paraId="653B033F" w14:textId="3C2942C2" w:rsidR="009F32DA" w:rsidRDefault="009F32DA">
      <w:pPr>
        <w:pStyle w:val="CommentText"/>
      </w:pPr>
      <w:r>
        <w:rPr>
          <w:rStyle w:val="CommentReference"/>
        </w:rPr>
        <w:annotationRef/>
      </w:r>
      <w:r>
        <w:t>maybe use “data wrangling” here</w:t>
      </w:r>
    </w:p>
  </w:comment>
  <w:comment w:id="152" w:author="Andrei-Eugen Birta" w:date="2018-05-12T19:21:00Z" w:initials="AB">
    <w:p w14:paraId="33E5620C" w14:textId="7FFD896F" w:rsidR="009F32DA" w:rsidRDefault="009F32DA">
      <w:pPr>
        <w:pStyle w:val="CommentText"/>
      </w:pPr>
      <w:r>
        <w:rPr>
          <w:rStyle w:val="CommentReference"/>
        </w:rPr>
        <w:annotationRef/>
      </w:r>
      <w:r>
        <w:t>maybe</w:t>
      </w:r>
    </w:p>
  </w:comment>
  <w:comment w:id="165" w:author="ralf zangis" w:date="2018-05-12T17:18:00Z" w:initials="rz">
    <w:p w14:paraId="566D02B5" w14:textId="01872C22" w:rsidR="009F32DA" w:rsidRDefault="009F32DA">
      <w:pPr>
        <w:pStyle w:val="CommentText"/>
      </w:pPr>
      <w:r>
        <w:rPr>
          <w:rStyle w:val="CommentReference"/>
        </w:rPr>
        <w:annotationRef/>
      </w:r>
      <w:r>
        <w:t>not successful! Just all flights in usa in 2015</w:t>
      </w:r>
    </w:p>
  </w:comment>
  <w:comment w:id="169" w:author="ralf zangis" w:date="2018-05-07T21:35:00Z" w:initials="rz">
    <w:p w14:paraId="1056E734" w14:textId="2A8556D6" w:rsidR="009F32DA" w:rsidRDefault="009F32DA">
      <w:pPr>
        <w:pStyle w:val="CommentText"/>
      </w:pPr>
      <w:r>
        <w:rPr>
          <w:rStyle w:val="CommentReference"/>
        </w:rPr>
        <w:annotationRef/>
      </w:r>
      <w:r>
        <w:t>You haven’t said that we save 2 different file for different purpose and you haven’t explained other data wrangling file which also uses other technologies like mere for example (maybe could mention our difficulty of working with the big file as it requires a lot of RAM)</w:t>
      </w:r>
    </w:p>
  </w:comment>
  <w:comment w:id="170" w:author="Andrei-Eugen Birta" w:date="2018-05-08T17:44:00Z" w:initials="AB">
    <w:p w14:paraId="57AD4527" w14:textId="67430DC5" w:rsidR="009F32DA" w:rsidRDefault="009F32DA">
      <w:pPr>
        <w:pStyle w:val="CommentText"/>
      </w:pPr>
      <w:r>
        <w:rPr>
          <w:rStyle w:val="CommentReference"/>
        </w:rPr>
        <w:annotationRef/>
      </w:r>
      <w:r>
        <w:t>Ok, I can change that. I will, however, not add anything about the big file and RAM problems, that is just setting ourselves up for HADOOP questions.</w:t>
      </w:r>
    </w:p>
  </w:comment>
  <w:comment w:id="171" w:author="ralf zangis" w:date="2018-05-09T16:42:00Z" w:initials="rz">
    <w:p w14:paraId="14844F34" w14:textId="3BB476E4" w:rsidR="009F32DA" w:rsidRDefault="009F32DA">
      <w:pPr>
        <w:pStyle w:val="CommentText"/>
      </w:pPr>
      <w:r>
        <w:rPr>
          <w:rStyle w:val="CommentReference"/>
        </w:rPr>
        <w:annotationRef/>
      </w:r>
      <w:r>
        <w:t>No, it means when working we had to consider the hardware limitations we faced</w:t>
      </w:r>
    </w:p>
  </w:comment>
  <w:comment w:id="172" w:author="Andrei-Eugen Birta" w:date="2018-05-10T12:15:00Z" w:initials="AB">
    <w:p w14:paraId="5A3B60ED" w14:textId="6DA4579E" w:rsidR="009F32DA" w:rsidRDefault="009F32DA">
      <w:pPr>
        <w:pStyle w:val="CommentText"/>
      </w:pPr>
      <w:r>
        <w:rPr>
          <w:rStyle w:val="CommentReference"/>
        </w:rPr>
        <w:annotationRef/>
      </w:r>
      <w:r>
        <w:t>Yeah and one of the examiners will ask: “have you considered using Hadoop” and then what? Will we just say “ehm, what? Never heared of Hadoop” or “Hadoop guy never did his job, idk, not my fault” XD</w:t>
      </w:r>
    </w:p>
  </w:comment>
  <w:comment w:id="173" w:author="ralf zangis" w:date="2018-05-12T17:19:00Z" w:initials="rz">
    <w:p w14:paraId="39B4BF70" w14:textId="45DA3851" w:rsidR="009F32DA" w:rsidRDefault="009F32DA">
      <w:pPr>
        <w:pStyle w:val="CommentText"/>
      </w:pPr>
      <w:r>
        <w:rPr>
          <w:rStyle w:val="CommentReference"/>
        </w:rPr>
        <w:annotationRef/>
      </w:r>
      <w:r>
        <w:t>This is getting too long, but we can say we were limited by time and our skills in this field</w:t>
      </w:r>
    </w:p>
  </w:comment>
  <w:comment w:id="181" w:author="ralf zangis" w:date="2018-05-12T17:54:00Z" w:initials="rz">
    <w:p w14:paraId="06DD7B3A" w14:textId="77777777" w:rsidR="009F32DA" w:rsidRDefault="009F32DA">
      <w:pPr>
        <w:pStyle w:val="CommentText"/>
      </w:pPr>
      <w:r>
        <w:rPr>
          <w:rStyle w:val="CommentReference"/>
        </w:rPr>
        <w:annotationRef/>
      </w:r>
      <w:r>
        <w:t>Add also how we filled nan with mean “</w:t>
      </w:r>
      <w:r w:rsidRPr="00A720AB">
        <w:t>Figure_Speed</w:t>
      </w:r>
      <w:r>
        <w:t>” the code that we got inspired by:</w:t>
      </w:r>
    </w:p>
    <w:p w14:paraId="05BD23AE" w14:textId="77777777" w:rsidR="009F32DA" w:rsidRDefault="009F32DA" w:rsidP="00A720AB">
      <w:pPr>
        <w:pStyle w:val="CommentText"/>
      </w:pPr>
    </w:p>
    <w:p w14:paraId="3626AADB" w14:textId="77777777" w:rsidR="009F32DA" w:rsidRDefault="009F32DA" w:rsidP="00C56BBB">
      <w:pPr>
        <w:pStyle w:val="CommentText"/>
      </w:pPr>
      <w:r>
        <w:t>import matplotlib.pyplot as plt</w:t>
      </w:r>
    </w:p>
    <w:p w14:paraId="04756084" w14:textId="77777777" w:rsidR="009F32DA" w:rsidRDefault="009F32DA" w:rsidP="00C56BBB">
      <w:pPr>
        <w:pStyle w:val="CommentText"/>
      </w:pPr>
      <w:r>
        <w:t xml:space="preserve">    test = df['SPEED']</w:t>
      </w:r>
    </w:p>
    <w:p w14:paraId="260449F9" w14:textId="77777777" w:rsidR="009F32DA" w:rsidRDefault="009F32DA" w:rsidP="00C56BBB">
      <w:pPr>
        <w:pStyle w:val="CommentText"/>
      </w:pPr>
      <w:r>
        <w:t xml:space="preserve">    df['SPEED'].plot(kind="density",</w:t>
      </w:r>
    </w:p>
    <w:p w14:paraId="0D969AC5" w14:textId="77777777" w:rsidR="009F32DA" w:rsidRDefault="009F32DA" w:rsidP="00C56BBB">
      <w:pPr>
        <w:pStyle w:val="CommentText"/>
      </w:pPr>
      <w:r>
        <w:t xml:space="preserve">              figsize=(10,10))</w:t>
      </w:r>
    </w:p>
    <w:p w14:paraId="65BC2BB7" w14:textId="77777777" w:rsidR="009F32DA" w:rsidRDefault="009F32DA" w:rsidP="00C56BBB">
      <w:pPr>
        <w:pStyle w:val="CommentText"/>
      </w:pPr>
      <w:r>
        <w:t xml:space="preserve">    plt.vlines(test.mean(),     # Plot black line at mean</w:t>
      </w:r>
    </w:p>
    <w:p w14:paraId="7EE5F580" w14:textId="77777777" w:rsidR="009F32DA" w:rsidRDefault="009F32DA" w:rsidP="00C56BBB">
      <w:pPr>
        <w:pStyle w:val="CommentText"/>
      </w:pPr>
      <w:r>
        <w:t xml:space="preserve">           ymin=0, </w:t>
      </w:r>
    </w:p>
    <w:p w14:paraId="57083087" w14:textId="77777777" w:rsidR="009F32DA" w:rsidRDefault="009F32DA" w:rsidP="00C56BBB">
      <w:pPr>
        <w:pStyle w:val="CommentText"/>
      </w:pPr>
      <w:r>
        <w:t xml:space="preserve">           ymax=0.4,</w:t>
      </w:r>
    </w:p>
    <w:p w14:paraId="703A7CCA" w14:textId="77777777" w:rsidR="009F32DA" w:rsidRDefault="009F32DA" w:rsidP="00C56BBB">
      <w:pPr>
        <w:pStyle w:val="CommentText"/>
      </w:pPr>
      <w:r>
        <w:t xml:space="preserve">           linewidth=5.0)</w:t>
      </w:r>
    </w:p>
    <w:p w14:paraId="0ED231BE" w14:textId="77777777" w:rsidR="009F32DA" w:rsidRDefault="009F32DA" w:rsidP="00C56BBB">
      <w:pPr>
        <w:pStyle w:val="CommentText"/>
      </w:pPr>
      <w:r>
        <w:t xml:space="preserve">    plt.vlines(test.median(),   # Plot red line at median</w:t>
      </w:r>
    </w:p>
    <w:p w14:paraId="30CB1047" w14:textId="77777777" w:rsidR="009F32DA" w:rsidRDefault="009F32DA" w:rsidP="00C56BBB">
      <w:pPr>
        <w:pStyle w:val="CommentText"/>
      </w:pPr>
      <w:r>
        <w:t xml:space="preserve">           ymin=0, </w:t>
      </w:r>
    </w:p>
    <w:p w14:paraId="793C4DDB" w14:textId="77777777" w:rsidR="009F32DA" w:rsidRDefault="009F32DA" w:rsidP="00C56BBB">
      <w:pPr>
        <w:pStyle w:val="CommentText"/>
      </w:pPr>
      <w:r>
        <w:t xml:space="preserve">           ymax=0.4, </w:t>
      </w:r>
    </w:p>
    <w:p w14:paraId="1983B123" w14:textId="77777777" w:rsidR="009F32DA" w:rsidRDefault="009F32DA" w:rsidP="00C56BBB">
      <w:pPr>
        <w:pStyle w:val="CommentText"/>
      </w:pPr>
      <w:r>
        <w:t xml:space="preserve">           linewidth=2.0,</w:t>
      </w:r>
    </w:p>
    <w:p w14:paraId="7D73DE06" w14:textId="6F6F203E" w:rsidR="009F32DA" w:rsidRDefault="009F32DA" w:rsidP="00C56BBB">
      <w:pPr>
        <w:pStyle w:val="CommentText"/>
      </w:pPr>
      <w:r>
        <w:t xml:space="preserve">           color="red")</w:t>
      </w:r>
    </w:p>
    <w:p w14:paraId="1534CDF5" w14:textId="77777777" w:rsidR="009F32DA" w:rsidRDefault="009F32DA" w:rsidP="00C56BBB">
      <w:pPr>
        <w:pStyle w:val="CommentText"/>
      </w:pPr>
    </w:p>
    <w:p w14:paraId="5D3C0F5F" w14:textId="49560868" w:rsidR="009F32DA" w:rsidRDefault="009F32DA" w:rsidP="00A720AB">
      <w:pPr>
        <w:pStyle w:val="CommentText"/>
      </w:pPr>
      <w:r>
        <w:t>(this method was used also for median as code might suggest)</w:t>
      </w:r>
    </w:p>
    <w:p w14:paraId="38F6AAC2" w14:textId="77777777" w:rsidR="009F32DA" w:rsidRDefault="009F32DA" w:rsidP="00A720AB">
      <w:pPr>
        <w:pStyle w:val="CommentText"/>
      </w:pPr>
    </w:p>
    <w:p w14:paraId="7BDD8E9E" w14:textId="01025FFB" w:rsidR="009F32DA" w:rsidRDefault="009F32DA" w:rsidP="00A720AB">
      <w:pPr>
        <w:pStyle w:val="CommentText"/>
      </w:pPr>
      <w:r>
        <w:t>don’t forget to add the code screen shot from py file</w:t>
      </w:r>
    </w:p>
  </w:comment>
  <w:comment w:id="182" w:author="ralf zangis" w:date="2018-05-12T17:24:00Z" w:initials="rz">
    <w:p w14:paraId="5FAF5E68" w14:textId="319B8BE8" w:rsidR="009F32DA" w:rsidRDefault="009F32DA">
      <w:pPr>
        <w:pStyle w:val="CommentText"/>
      </w:pPr>
      <w:r>
        <w:rPr>
          <w:rStyle w:val="CommentReference"/>
        </w:rPr>
        <w:annotationRef/>
      </w:r>
      <w:r>
        <w:t>Diagrams (plots and histograms)</w:t>
      </w:r>
    </w:p>
  </w:comment>
  <w:comment w:id="187" w:author="ralf zangis" w:date="2018-05-12T17:32:00Z" w:initials="rz">
    <w:p w14:paraId="5B1B9DE5" w14:textId="7A492B16" w:rsidR="009F32DA" w:rsidRDefault="009F32DA">
      <w:pPr>
        <w:pStyle w:val="CommentText"/>
      </w:pPr>
      <w:r>
        <w:rPr>
          <w:rStyle w:val="CommentReference"/>
        </w:rPr>
        <w:annotationRef/>
      </w:r>
      <w:r>
        <w:t>Use this file “</w:t>
      </w:r>
      <w:r w:rsidRPr="002B72CC">
        <w:t>Figure_Aircraft_class</w:t>
      </w:r>
      <w:r>
        <w:t xml:space="preserve">” from this folder (shows count of </w:t>
      </w:r>
      <w:r w:rsidRPr="002B72CC">
        <w:t>AC_CLASS</w:t>
      </w:r>
      <w:r>
        <w:t xml:space="preserve"> in dataset), the code “</w:t>
      </w:r>
      <w:r w:rsidRPr="002B72CC">
        <w:t>df['AC_CLASS'].hist()</w:t>
      </w:r>
      <w:r>
        <w:t>” if needed</w:t>
      </w:r>
    </w:p>
  </w:comment>
  <w:comment w:id="188" w:author="ralf zangis" w:date="2018-05-12T17:49:00Z" w:initials="rz">
    <w:p w14:paraId="6406F276" w14:textId="5337E0FC" w:rsidR="009F32DA" w:rsidRDefault="009F32DA">
      <w:pPr>
        <w:pStyle w:val="CommentText"/>
      </w:pPr>
      <w:r>
        <w:rPr>
          <w:rStyle w:val="CommentReference"/>
        </w:rPr>
        <w:annotationRef/>
      </w:r>
      <w:r>
        <w:t>Could also use “</w:t>
      </w:r>
      <w:r w:rsidRPr="00F768B6">
        <w:t>Figure_PhaseOfFlight</w:t>
      </w:r>
      <w:r>
        <w:t xml:space="preserve">” code: </w:t>
      </w:r>
      <w:r w:rsidRPr="00F768B6">
        <w:t>df['PHASE_OF_FLT'].value_counts().plot(kind="bar")</w:t>
      </w:r>
    </w:p>
  </w:comment>
  <w:comment w:id="221" w:author="ralf zangis" w:date="2018-05-12T18:07:00Z" w:initials="rz">
    <w:p w14:paraId="0FE2FB7E" w14:textId="77777777" w:rsidR="009F32DA" w:rsidRDefault="009F32DA">
      <w:pPr>
        <w:pStyle w:val="CommentText"/>
      </w:pPr>
      <w:r>
        <w:rPr>
          <w:rStyle w:val="CommentReference"/>
        </w:rPr>
        <w:annotationRef/>
      </w:r>
      <w:r>
        <w:t>Mention also the other method, which had more functionality than this</w:t>
      </w:r>
    </w:p>
    <w:p w14:paraId="7A59E8A5" w14:textId="77777777" w:rsidR="009F32DA" w:rsidRDefault="009F32DA">
      <w:pPr>
        <w:pStyle w:val="CommentText"/>
      </w:pPr>
    </w:p>
    <w:p w14:paraId="663EE974" w14:textId="77777777" w:rsidR="009F32DA" w:rsidRDefault="009F32DA" w:rsidP="00486E61">
      <w:pPr>
        <w:pStyle w:val="CommentText"/>
      </w:pPr>
      <w:r>
        <w:t>You added only one of the two methods and you aren’t explaining why we have two methods for doing it (reason- the other (method which isn’t visible) didn’t have function for getting mode of group so we had to make our own, but other than mode it could do many other ways of filling nan values like: median and mean)</w:t>
      </w:r>
    </w:p>
    <w:p w14:paraId="168EF1C4" w14:textId="77777777" w:rsidR="009F32DA" w:rsidRDefault="009F32DA" w:rsidP="00486E61">
      <w:pPr>
        <w:pStyle w:val="CommentText"/>
      </w:pPr>
    </w:p>
    <w:p w14:paraId="04DDB1E4" w14:textId="77777777" w:rsidR="009F32DA" w:rsidRDefault="009F32DA" w:rsidP="00486E61">
      <w:pPr>
        <w:pStyle w:val="CommentText"/>
      </w:pPr>
      <w:r>
        <w:t>And why is the def name selected?</w:t>
      </w:r>
    </w:p>
    <w:p w14:paraId="349BA378" w14:textId="11D6D945" w:rsidR="009F32DA" w:rsidRDefault="009F32DA">
      <w:pPr>
        <w:pStyle w:val="CommentText"/>
      </w:pPr>
    </w:p>
  </w:comment>
  <w:comment w:id="223" w:author="ralf zangis" w:date="2018-05-12T18:06:00Z" w:initials="rz">
    <w:p w14:paraId="1B3427A6" w14:textId="7C62E5EB" w:rsidR="009F32DA" w:rsidRDefault="009F32DA">
      <w:pPr>
        <w:pStyle w:val="CommentText"/>
      </w:pPr>
      <w:r>
        <w:rPr>
          <w:rStyle w:val="CommentReference"/>
        </w:rPr>
        <w:annotationRef/>
      </w:r>
      <w:r>
        <w:t>Tell them that this method was made because pandas didn’t have method to get mode for group</w:t>
      </w:r>
    </w:p>
  </w:comment>
  <w:comment w:id="226" w:author="ralf zangis" w:date="2018-05-12T18:05:00Z" w:initials="rz">
    <w:p w14:paraId="7AB53E34" w14:textId="62E8E208" w:rsidR="009F32DA" w:rsidRDefault="009F32DA">
      <w:pPr>
        <w:pStyle w:val="CommentText"/>
      </w:pPr>
      <w:r>
        <w:rPr>
          <w:rStyle w:val="CommentReference"/>
        </w:rPr>
        <w:annotationRef/>
      </w:r>
      <w:r>
        <w:t>I had to read it multiple time to understand what meant here, could you explain it in different way</w:t>
      </w:r>
    </w:p>
  </w:comment>
  <w:comment w:id="227" w:author="Andrei-Eugen Birta" w:date="2018-05-13T18:07:00Z" w:initials="AB">
    <w:p w14:paraId="4EA54783" w14:textId="731FA35F" w:rsidR="009F32DA" w:rsidRDefault="009F32DA">
      <w:pPr>
        <w:pStyle w:val="CommentText"/>
      </w:pPr>
      <w:r>
        <w:rPr>
          <w:rStyle w:val="CommentReference"/>
        </w:rPr>
        <w:annotationRef/>
      </w:r>
      <w:r>
        <w:t>You can try.</w:t>
      </w:r>
    </w:p>
  </w:comment>
  <w:comment w:id="254" w:author="ralf zangis" w:date="2018-05-12T18:10:00Z" w:initials="rz">
    <w:p w14:paraId="1050172B" w14:textId="52EF4B17" w:rsidR="009F32DA" w:rsidRDefault="009F32DA">
      <w:pPr>
        <w:pStyle w:val="CommentText"/>
      </w:pPr>
      <w:r>
        <w:rPr>
          <w:rStyle w:val="CommentReference"/>
        </w:rPr>
        <w:annotationRef/>
      </w:r>
      <w:r>
        <w:t>no figure yet, just reminding you</w:t>
      </w:r>
    </w:p>
  </w:comment>
  <w:comment w:id="269" w:author="ralf zangis" w:date="2018-05-12T18:13:00Z" w:initials="rz">
    <w:p w14:paraId="7C7D259D" w14:textId="187B2988" w:rsidR="009F32DA" w:rsidRDefault="009F32DA">
      <w:pPr>
        <w:pStyle w:val="CommentText"/>
      </w:pPr>
      <w:r>
        <w:rPr>
          <w:rStyle w:val="CommentReference"/>
        </w:rPr>
        <w:annotationRef/>
      </w:r>
      <w:r>
        <w:t>no sorry for removing your answer its just getting out of hand, but no values were removed because of this but some columns were merged like state and some other (which was the example you brought up)</w:t>
      </w:r>
    </w:p>
  </w:comment>
  <w:comment w:id="270" w:author="Andrei-Eugen Birta" w:date="2018-05-13T18:16:00Z" w:initials="AB">
    <w:p w14:paraId="70877EDC" w14:textId="21EC1236" w:rsidR="009F32DA" w:rsidRDefault="009F32DA">
      <w:pPr>
        <w:pStyle w:val="CommentText"/>
      </w:pPr>
      <w:r>
        <w:rPr>
          <w:rStyle w:val="CommentReference"/>
        </w:rPr>
        <w:annotationRef/>
      </w:r>
      <w:r>
        <w:t>TBA</w:t>
      </w:r>
    </w:p>
  </w:comment>
  <w:comment w:id="294" w:author="ralf zangis" w:date="2018-05-12T18:20:00Z" w:initials="rz">
    <w:p w14:paraId="1A3E8440" w14:textId="25D7B17C" w:rsidR="009F32DA" w:rsidRDefault="009F32DA">
      <w:pPr>
        <w:pStyle w:val="CommentText"/>
      </w:pPr>
      <w:r>
        <w:rPr>
          <w:rStyle w:val="CommentReference"/>
        </w:rPr>
        <w:annotationRef/>
      </w:r>
      <w:r>
        <w:t>Maybe split this sentence in two there are so many simmular words and its hard to follow (accidents,</w:t>
      </w:r>
      <w:r w:rsidRPr="0001698A">
        <w:t xml:space="preserve"> </w:t>
      </w:r>
      <w:r>
        <w:t>casualties,</w:t>
      </w:r>
      <w:r w:rsidRPr="0001698A">
        <w:t xml:space="preserve"> </w:t>
      </w:r>
      <w:r>
        <w:t>fatality,</w:t>
      </w:r>
      <w:r w:rsidRPr="0001698A">
        <w:t xml:space="preserve"> </w:t>
      </w:r>
      <w:r>
        <w:t>injuries) and some  of them repeat</w:t>
      </w:r>
    </w:p>
  </w:comment>
  <w:comment w:id="313" w:author="ralf zangis" w:date="2018-05-12T18:23:00Z" w:initials="rz">
    <w:p w14:paraId="489F83EE" w14:textId="64E887D0" w:rsidR="009F32DA" w:rsidRDefault="009F32DA">
      <w:pPr>
        <w:pStyle w:val="CommentText"/>
      </w:pPr>
      <w:r>
        <w:rPr>
          <w:rStyle w:val="CommentReference"/>
        </w:rPr>
        <w:annotationRef/>
      </w:r>
      <w:r>
        <w:t>Don’t forget landing aircraft don’t stay up there for ever</w:t>
      </w:r>
    </w:p>
  </w:comment>
  <w:comment w:id="315" w:author="ralf zangis" w:date="2018-05-12T18:24:00Z" w:initials="rz">
    <w:p w14:paraId="47AF31D2" w14:textId="1B15C41F" w:rsidR="009F32DA" w:rsidRDefault="009F32DA">
      <w:pPr>
        <w:pStyle w:val="CommentText"/>
      </w:pPr>
      <w:r>
        <w:rPr>
          <w:rStyle w:val="CommentReference"/>
        </w:rPr>
        <w:annotationRef/>
      </w:r>
      <w:r>
        <w:t>You can meantion that even though most collision happen low, the most devastating one usually happen higher up, where the bigger birds fly (you can chak if that’s true for our dataset, but that’s what I read in the info I provided to you in info file “</w:t>
      </w:r>
      <w:r w:rsidRPr="0001698A">
        <w:t>some usefull info</w:t>
      </w:r>
      <w:r>
        <w:t>”, I think we should use this info and show teacher we were comparing  our results with others)</w:t>
      </w:r>
    </w:p>
  </w:comment>
  <w:comment w:id="316" w:author="Andrei-Eugen Birta" w:date="2018-05-14T12:19:00Z" w:initials="AB">
    <w:p w14:paraId="2BA238FB" w14:textId="21ECB64B" w:rsidR="009F32DA" w:rsidRDefault="009F32DA">
      <w:pPr>
        <w:pStyle w:val="CommentText"/>
      </w:pPr>
      <w:r>
        <w:rPr>
          <w:rStyle w:val="CommentReference"/>
        </w:rPr>
        <w:annotationRef/>
      </w:r>
      <w:r>
        <w:t>Dataset showed that big birds rarely go above the clouds, mostly small birds go high; so that point is not correct.</w:t>
      </w:r>
    </w:p>
  </w:comment>
  <w:comment w:id="338" w:author="Andrei-Eugen Birta" w:date="2018-05-10T16:14:00Z" w:initials="AB">
    <w:p w14:paraId="2B54A1E0" w14:textId="4B01D0D2" w:rsidR="009F32DA" w:rsidRDefault="009F32DA">
      <w:pPr>
        <w:pStyle w:val="CommentText"/>
      </w:pPr>
      <w:r>
        <w:rPr>
          <w:rStyle w:val="CommentReference"/>
        </w:rPr>
        <w:annotationRef/>
      </w:r>
      <w:r>
        <w:t>TBA</w:t>
      </w:r>
    </w:p>
  </w:comment>
  <w:comment w:id="341" w:author="ralf zangis" w:date="2018-05-12T18:31:00Z" w:initials="rz">
    <w:p w14:paraId="059A0173" w14:textId="77777777" w:rsidR="009F32DA" w:rsidRDefault="009F32DA">
      <w:pPr>
        <w:pStyle w:val="CommentText"/>
      </w:pPr>
      <w:r>
        <w:rPr>
          <w:rStyle w:val="CommentReference"/>
        </w:rPr>
        <w:annotationRef/>
      </w:r>
      <w:r>
        <w:t xml:space="preserve">Maybe elaborate what your seeing here, because tight now your just saying here is another figure. Maybe name the top 3 airports and where they are located </w:t>
      </w:r>
    </w:p>
    <w:p w14:paraId="404B91F0" w14:textId="77777777" w:rsidR="009F32DA" w:rsidRDefault="009F32DA">
      <w:pPr>
        <w:pStyle w:val="CommentText"/>
      </w:pPr>
    </w:p>
    <w:p w14:paraId="518B2AA7" w14:textId="5ECB8A71" w:rsidR="009F32DA" w:rsidRDefault="009F32DA">
      <w:pPr>
        <w:pStyle w:val="CommentText"/>
      </w:pPr>
      <w:r>
        <w:t>Ok reading forward idk what to think I’m lost now, there are too many figures and I don’t know which one the talk is about (I know there are numbers for figures but damn), just talk more about what can be seen, otherwise right now we only have fancy images</w:t>
      </w:r>
    </w:p>
  </w:comment>
  <w:comment w:id="354" w:author="ralf zangis" w:date="2018-05-12T18:36:00Z" w:initials="rz">
    <w:p w14:paraId="23118921" w14:textId="5EB13CB2" w:rsidR="009F32DA" w:rsidRDefault="009F32DA">
      <w:pPr>
        <w:pStyle w:val="CommentText"/>
      </w:pPr>
      <w:r>
        <w:rPr>
          <w:rStyle w:val="CommentReference"/>
        </w:rPr>
        <w:annotationRef/>
      </w:r>
      <w:r>
        <w:t>Maybe add some info about doves, so we can say that “see they also fly 50 feet high, so they have to be dealt with :D ”</w:t>
      </w:r>
    </w:p>
  </w:comment>
  <w:comment w:id="355" w:author="Andrei-Eugen Birta" w:date="2018-05-12T19:28:00Z" w:initials="AB">
    <w:p w14:paraId="38EB4F41" w14:textId="723DAAF3" w:rsidR="009F32DA" w:rsidRDefault="009F32DA">
      <w:pPr>
        <w:pStyle w:val="CommentText"/>
      </w:pPr>
      <w:r>
        <w:rPr>
          <w:rStyle w:val="CommentReference"/>
        </w:rPr>
        <w:annotationRef/>
      </w:r>
      <w:r>
        <w:t>No, in descriptive there is no “why” it happens, there is only it has happened.</w:t>
      </w:r>
    </w:p>
  </w:comment>
  <w:comment w:id="377" w:author="ralf zangis" w:date="2018-05-12T18:38:00Z" w:initials="rz">
    <w:p w14:paraId="07043CD4" w14:textId="1AF5012B" w:rsidR="009F32DA" w:rsidRDefault="009F32DA">
      <w:pPr>
        <w:pStyle w:val="CommentText"/>
      </w:pPr>
      <w:r>
        <w:rPr>
          <w:rStyle w:val="CommentReference"/>
        </w:rPr>
        <w:annotationRef/>
      </w:r>
      <w:r>
        <w:t xml:space="preserve">Genius! We are looking only with wild life collision with aircraft, so we wouldn’t see for example meteor hits here </w:t>
      </w:r>
    </w:p>
  </w:comment>
  <w:comment w:id="378" w:author="Andrei-Eugen Birta" w:date="2018-05-12T19:29:00Z" w:initials="AB">
    <w:p w14:paraId="683386FD" w14:textId="15B7948F" w:rsidR="009F32DA" w:rsidRDefault="009F32DA">
      <w:pPr>
        <w:pStyle w:val="CommentText"/>
      </w:pPr>
      <w:r>
        <w:rPr>
          <w:rStyle w:val="CommentReference"/>
        </w:rPr>
        <w:annotationRef/>
      </w:r>
      <w:r>
        <w:t>It’s a joke, if you don’t like it/want it, I can remove it :3</w:t>
      </w:r>
    </w:p>
  </w:comment>
  <w:comment w:id="408" w:author="ralf zangis" w:date="2018-05-12T18:42:00Z" w:initials="rz">
    <w:p w14:paraId="7A06F8CC" w14:textId="1537E666" w:rsidR="009F32DA" w:rsidRDefault="009F32DA">
      <w:pPr>
        <w:pStyle w:val="CommentText"/>
      </w:pPr>
      <w:r>
        <w:rPr>
          <w:rStyle w:val="CommentReference"/>
        </w:rPr>
        <w:annotationRef/>
      </w:r>
      <w:r>
        <w:t>This part was realy good, should we also add how could we minimize the risk of collision and what other airports with less collisions are doing differeantly?</w:t>
      </w:r>
    </w:p>
  </w:comment>
  <w:comment w:id="409" w:author="Andrei-Eugen Birta" w:date="2018-05-12T19:30:00Z" w:initials="AB">
    <w:p w14:paraId="3ECADDA2" w14:textId="55911632" w:rsidR="009F32DA" w:rsidRDefault="009F32DA">
      <w:pPr>
        <w:pStyle w:val="CommentText"/>
      </w:pPr>
      <w:r>
        <w:rPr>
          <w:rStyle w:val="CommentReference"/>
        </w:rPr>
        <w:annotationRef/>
      </w:r>
      <w:r>
        <w:t>No, that goes in perspective analysis</w:t>
      </w:r>
    </w:p>
  </w:comment>
  <w:comment w:id="417" w:author="ralf zangis" w:date="2018-05-12T18:43:00Z" w:initials="rz">
    <w:p w14:paraId="1C8E9E3D" w14:textId="6AF6C3AA" w:rsidR="009F32DA" w:rsidRDefault="009F32DA">
      <w:pPr>
        <w:pStyle w:val="CommentText"/>
      </w:pPr>
      <w:r>
        <w:rPr>
          <w:rStyle w:val="CommentReference"/>
        </w:rPr>
        <w:annotationRef/>
      </w:r>
      <w:r>
        <w:t>We are not predicting anything in future yet. Should we?</w:t>
      </w:r>
    </w:p>
  </w:comment>
  <w:comment w:id="418" w:author="Andrei-Eugen Birta" w:date="2018-05-12T19:30:00Z" w:initials="AB">
    <w:p w14:paraId="0559B0DA" w14:textId="1059F808" w:rsidR="009F32DA" w:rsidRDefault="009F32DA">
      <w:pPr>
        <w:pStyle w:val="CommentText"/>
      </w:pPr>
      <w:r>
        <w:rPr>
          <w:rStyle w:val="CommentReference"/>
        </w:rPr>
        <w:annotationRef/>
      </w:r>
      <w:r>
        <w:t>Yes we are, but since we don’t have access to real time data about flights, we use past data to test the models. To achieve what is written, we only need access to the data, not to change our code.</w:t>
      </w:r>
    </w:p>
    <w:p w14:paraId="668D038D" w14:textId="4ACE1E59" w:rsidR="009F32DA" w:rsidRDefault="009F32DA">
      <w:pPr>
        <w:pStyle w:val="CommentText"/>
      </w:pPr>
    </w:p>
    <w:p w14:paraId="606F2C46" w14:textId="2C46B80B" w:rsidR="009F32DA" w:rsidRDefault="009F32DA">
      <w:pPr>
        <w:pStyle w:val="CommentText"/>
      </w:pPr>
      <w:r>
        <w:t>Besides, the sentence says that what we did will allow us to predict, not that it is predicting future right now :3</w:t>
      </w:r>
    </w:p>
  </w:comment>
  <w:comment w:id="515" w:author="Andrei-Eugen Birta" w:date="2018-05-14T18:26:00Z" w:initials="AB">
    <w:p w14:paraId="06844791" w14:textId="64AE5DBB" w:rsidR="00D1490F" w:rsidRDefault="00D1490F">
      <w:pPr>
        <w:pStyle w:val="CommentText"/>
      </w:pPr>
      <w:r>
        <w:rPr>
          <w:rStyle w:val="CommentReference"/>
        </w:rPr>
        <w:annotationRef/>
      </w:r>
      <w:r>
        <w:t>Why we need this/ how can we use this/ how are we using it right now</w:t>
      </w:r>
    </w:p>
  </w:comment>
  <w:comment w:id="711" w:author="ralf zangis" w:date="2018-05-12T18:52:00Z" w:initials="rz">
    <w:p w14:paraId="47DB368B" w14:textId="3965F3FF" w:rsidR="009F32DA" w:rsidRDefault="009F32DA">
      <w:pPr>
        <w:pStyle w:val="CommentText"/>
      </w:pPr>
      <w:r>
        <w:rPr>
          <w:rStyle w:val="CommentReference"/>
        </w:rPr>
        <w:annotationRef/>
      </w:r>
      <w:r>
        <w:t>Normalize the design (if one is link all are links, if one has info about it all have and so on) and please add the latest links from info.txt, I feel like you haven’t done it (but if you have than that’s it ty)</w:t>
      </w:r>
    </w:p>
  </w:comment>
  <w:comment w:id="712" w:author="Andrei-Eugen Birta" w:date="2018-05-12T19:33:00Z" w:initials="AB">
    <w:p w14:paraId="300F451B" w14:textId="49084D4C" w:rsidR="009F32DA" w:rsidRDefault="009F32DA">
      <w:pPr>
        <w:pStyle w:val="CommentText"/>
      </w:pPr>
      <w:r>
        <w:rPr>
          <w:rStyle w:val="CommentReference"/>
        </w:rPr>
        <w:annotationRef/>
      </w:r>
      <w:r>
        <w:t>Tbh, I cannot say what each link is for cause idk what it is for XD so… also, idk about you, but besides the link that I wrote, I did not use any of the others, so unless you specifically say what each link was used for, ill just delete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931A62" w15:done="0"/>
  <w15:commentEx w15:paraId="1412FDF8" w15:done="0"/>
  <w15:commentEx w15:paraId="4632B71E" w15:done="0"/>
  <w15:commentEx w15:paraId="49447C55" w15:paraIdParent="4632B71E" w15:done="0"/>
  <w15:commentEx w15:paraId="13044AB7" w15:done="0"/>
  <w15:commentEx w15:paraId="653B033F" w15:done="1"/>
  <w15:commentEx w15:paraId="33E5620C" w15:paraIdParent="653B033F" w15:done="1"/>
  <w15:commentEx w15:paraId="566D02B5" w15:done="0"/>
  <w15:commentEx w15:paraId="1056E734" w15:done="1"/>
  <w15:commentEx w15:paraId="57AD4527" w15:paraIdParent="1056E734" w15:done="1"/>
  <w15:commentEx w15:paraId="14844F34" w15:paraIdParent="1056E734" w15:done="1"/>
  <w15:commentEx w15:paraId="5A3B60ED" w15:paraIdParent="1056E734" w15:done="1"/>
  <w15:commentEx w15:paraId="39B4BF70" w15:paraIdParent="1056E734" w15:done="1"/>
  <w15:commentEx w15:paraId="7BDD8E9E" w15:done="1"/>
  <w15:commentEx w15:paraId="5FAF5E68" w15:done="0"/>
  <w15:commentEx w15:paraId="5B1B9DE5" w15:done="1"/>
  <w15:commentEx w15:paraId="6406F276" w15:paraIdParent="5B1B9DE5" w15:done="1"/>
  <w15:commentEx w15:paraId="349BA378" w15:done="1"/>
  <w15:commentEx w15:paraId="1B3427A6" w15:done="1"/>
  <w15:commentEx w15:paraId="7AB53E34" w15:done="0"/>
  <w15:commentEx w15:paraId="4EA54783" w15:paraIdParent="7AB53E34" w15:done="0"/>
  <w15:commentEx w15:paraId="1050172B" w15:done="0"/>
  <w15:commentEx w15:paraId="7C7D259D" w15:done="0"/>
  <w15:commentEx w15:paraId="70877EDC" w15:done="0"/>
  <w15:commentEx w15:paraId="1A3E8440" w15:done="1"/>
  <w15:commentEx w15:paraId="489F83EE" w15:done="1"/>
  <w15:commentEx w15:paraId="47AF31D2" w15:done="0"/>
  <w15:commentEx w15:paraId="2BA238FB" w15:paraIdParent="47AF31D2" w15:done="0"/>
  <w15:commentEx w15:paraId="2B54A1E0" w15:done="0"/>
  <w15:commentEx w15:paraId="518B2AA7" w15:done="1"/>
  <w15:commentEx w15:paraId="23118921" w15:done="0"/>
  <w15:commentEx w15:paraId="38EB4F41" w15:paraIdParent="23118921" w15:done="0"/>
  <w15:commentEx w15:paraId="07043CD4" w15:done="0"/>
  <w15:commentEx w15:paraId="683386FD" w15:paraIdParent="07043CD4" w15:done="0"/>
  <w15:commentEx w15:paraId="7A06F8CC" w15:done="0"/>
  <w15:commentEx w15:paraId="3ECADDA2" w15:paraIdParent="7A06F8CC" w15:done="0"/>
  <w15:commentEx w15:paraId="1C8E9E3D" w15:done="0"/>
  <w15:commentEx w15:paraId="606F2C46" w15:paraIdParent="1C8E9E3D" w15:done="0"/>
  <w15:commentEx w15:paraId="06844791" w15:done="0"/>
  <w15:commentEx w15:paraId="47DB368B" w15:done="0"/>
  <w15:commentEx w15:paraId="300F451B" w15:paraIdParent="47DB36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931A62" w16cid:durableId="1EA1A9EC"/>
  <w16cid:commentId w16cid:paraId="1412FDF8" w16cid:durableId="1EA19D54"/>
  <w16cid:commentId w16cid:paraId="4632B71E" w16cid:durableId="1EA19DC3"/>
  <w16cid:commentId w16cid:paraId="49447C55" w16cid:durableId="1EA1BCED"/>
  <w16cid:commentId w16cid:paraId="13044AB7" w16cid:durableId="1EA19E47"/>
  <w16cid:commentId w16cid:paraId="653B033F" w16cid:durableId="1EA19E72"/>
  <w16cid:commentId w16cid:paraId="33E5620C" w16cid:durableId="1EA1BD26"/>
  <w16cid:commentId w16cid:paraId="566D02B5" w16cid:durableId="1EA1A057"/>
  <w16cid:commentId w16cid:paraId="1056E734" w16cid:durableId="1E9B452B"/>
  <w16cid:commentId w16cid:paraId="57AD4527" w16cid:durableId="1E9C608F"/>
  <w16cid:commentId w16cid:paraId="14844F34" w16cid:durableId="1E9DA366"/>
  <w16cid:commentId w16cid:paraId="5A3B60ED" w16cid:durableId="1E9EB654"/>
  <w16cid:commentId w16cid:paraId="39B4BF70" w16cid:durableId="1EA1A0A0"/>
  <w16cid:commentId w16cid:paraId="7BDD8E9E" w16cid:durableId="1EA1A8E0"/>
  <w16cid:commentId w16cid:paraId="5FAF5E68" w16cid:durableId="1EA1A1D5"/>
  <w16cid:commentId w16cid:paraId="5B1B9DE5" w16cid:durableId="1EA1A39F"/>
  <w16cid:commentId w16cid:paraId="6406F276" w16cid:durableId="1EA1A78D"/>
  <w16cid:commentId w16cid:paraId="349BA378" w16cid:durableId="1EA1ABD5"/>
  <w16cid:commentId w16cid:paraId="1B3427A6" w16cid:durableId="1EA1AB8D"/>
  <w16cid:commentId w16cid:paraId="7AB53E34" w16cid:durableId="1EA1AB62"/>
  <w16cid:commentId w16cid:paraId="4EA54783" w16cid:durableId="1EA2FD53"/>
  <w16cid:commentId w16cid:paraId="1050172B" w16cid:durableId="1EA1AC9A"/>
  <w16cid:commentId w16cid:paraId="7C7D259D" w16cid:durableId="1EA1AD48"/>
  <w16cid:commentId w16cid:paraId="70877EDC" w16cid:durableId="1EA2FF99"/>
  <w16cid:commentId w16cid:paraId="1A3E8440" w16cid:durableId="1EA1AEED"/>
  <w16cid:commentId w16cid:paraId="489F83EE" w16cid:durableId="1EA1AFB2"/>
  <w16cid:commentId w16cid:paraId="47AF31D2" w16cid:durableId="1EA1AFE9"/>
  <w16cid:commentId w16cid:paraId="2BA238FB" w16cid:durableId="1EA3FD6D"/>
  <w16cid:commentId w16cid:paraId="2B54A1E0" w16cid:durableId="1E9EEE56"/>
  <w16cid:commentId w16cid:paraId="518B2AA7" w16cid:durableId="1EA1B179"/>
  <w16cid:commentId w16cid:paraId="23118921" w16cid:durableId="1EA1B2A5"/>
  <w16cid:commentId w16cid:paraId="38EB4F41" w16cid:durableId="1EA1BEFB"/>
  <w16cid:commentId w16cid:paraId="07043CD4" w16cid:durableId="1EA1B334"/>
  <w16cid:commentId w16cid:paraId="683386FD" w16cid:durableId="1EA1BF32"/>
  <w16cid:commentId w16cid:paraId="7A06F8CC" w16cid:durableId="1EA1B40A"/>
  <w16cid:commentId w16cid:paraId="3ECADDA2" w16cid:durableId="1EA1BF51"/>
  <w16cid:commentId w16cid:paraId="1C8E9E3D" w16cid:durableId="1EA1B45B"/>
  <w16cid:commentId w16cid:paraId="606F2C46" w16cid:durableId="1EA1BF62"/>
  <w16cid:commentId w16cid:paraId="06844791" w16cid:durableId="1EA4536C"/>
  <w16cid:commentId w16cid:paraId="47DB368B" w16cid:durableId="1EA1B67A"/>
  <w16cid:commentId w16cid:paraId="300F451B" w16cid:durableId="1EA1B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3B12C" w14:textId="77777777" w:rsidR="00AD07A0" w:rsidRDefault="00AD07A0" w:rsidP="001E7262">
      <w:pPr>
        <w:spacing w:after="0" w:line="240" w:lineRule="auto"/>
      </w:pPr>
      <w:r>
        <w:separator/>
      </w:r>
    </w:p>
  </w:endnote>
  <w:endnote w:type="continuationSeparator" w:id="0">
    <w:p w14:paraId="32633E58" w14:textId="77777777" w:rsidR="00AD07A0" w:rsidRDefault="00AD07A0"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Work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27" w:author="Andrei-Eugen Birta" w:date="2018-05-13T17:30:00Z"/>
  <w:sdt>
    <w:sdtPr>
      <w:id w:val="220955991"/>
      <w:docPartObj>
        <w:docPartGallery w:val="Page Numbers (Bottom of Page)"/>
        <w:docPartUnique/>
      </w:docPartObj>
    </w:sdtPr>
    <w:sdtEndPr/>
    <w:sdtContent>
      <w:customXmlInsRangeEnd w:id="727"/>
      <w:customXmlInsRangeStart w:id="728" w:author="Andrei-Eugen Birta" w:date="2018-05-13T17:30:00Z"/>
      <w:sdt>
        <w:sdtPr>
          <w:id w:val="1728636285"/>
          <w:docPartObj>
            <w:docPartGallery w:val="Page Numbers (Top of Page)"/>
            <w:docPartUnique/>
          </w:docPartObj>
        </w:sdtPr>
        <w:sdtEndPr/>
        <w:sdtContent>
          <w:customXmlInsRangeEnd w:id="728"/>
          <w:p w14:paraId="7BD1D5FF" w14:textId="561DAB1C" w:rsidR="009F32DA" w:rsidRDefault="009F32DA">
            <w:pPr>
              <w:pStyle w:val="Footer"/>
              <w:jc w:val="center"/>
              <w:rPr>
                <w:ins w:id="729" w:author="Andrei-Eugen Birta" w:date="2018-05-13T17:30:00Z"/>
              </w:rPr>
            </w:pPr>
            <w:ins w:id="730" w:author="Andrei-Eugen Birta" w:date="2018-05-13T17:30:00Z">
              <w:r>
                <w:t xml:space="preserve">Page </w:t>
              </w:r>
              <w:r>
                <w:rPr>
                  <w:b/>
                  <w:bCs/>
                </w:rPr>
                <w:fldChar w:fldCharType="begin"/>
              </w:r>
              <w:r>
                <w:rPr>
                  <w:b/>
                  <w:bCs/>
                </w:rPr>
                <w:instrText xml:space="preserve"> PAGE </w:instrText>
              </w:r>
              <w:r>
                <w:rPr>
                  <w:b/>
                  <w:bCs/>
                </w:rPr>
                <w:fldChar w:fldCharType="separate"/>
              </w:r>
            </w:ins>
            <w:r w:rsidR="00D1490F">
              <w:rPr>
                <w:b/>
                <w:bCs/>
                <w:noProof/>
              </w:rPr>
              <w:t>18</w:t>
            </w:r>
            <w:ins w:id="731" w:author="Andrei-Eugen Birta" w:date="2018-05-13T17:30:00Z">
              <w:r>
                <w:rPr>
                  <w:b/>
                  <w:bCs/>
                </w:rPr>
                <w:fldChar w:fldCharType="end"/>
              </w:r>
              <w:r>
                <w:t xml:space="preserve"> of </w:t>
              </w:r>
              <w:r>
                <w:rPr>
                  <w:b/>
                  <w:bCs/>
                </w:rPr>
                <w:fldChar w:fldCharType="begin"/>
              </w:r>
              <w:r>
                <w:rPr>
                  <w:b/>
                  <w:bCs/>
                </w:rPr>
                <w:instrText xml:space="preserve"> NUMPAGES  </w:instrText>
              </w:r>
              <w:r>
                <w:rPr>
                  <w:b/>
                  <w:bCs/>
                </w:rPr>
                <w:fldChar w:fldCharType="separate"/>
              </w:r>
            </w:ins>
            <w:r w:rsidR="00D1490F">
              <w:rPr>
                <w:b/>
                <w:bCs/>
                <w:noProof/>
              </w:rPr>
              <w:t>22</w:t>
            </w:r>
            <w:ins w:id="732" w:author="Andrei-Eugen Birta" w:date="2018-05-13T17:30:00Z">
              <w:r>
                <w:rPr>
                  <w:b/>
                  <w:bCs/>
                </w:rPr>
                <w:fldChar w:fldCharType="end"/>
              </w:r>
            </w:ins>
          </w:p>
          <w:customXmlInsRangeStart w:id="733" w:author="Andrei-Eugen Birta" w:date="2018-05-13T17:30:00Z"/>
        </w:sdtContent>
      </w:sdt>
      <w:customXmlInsRangeEnd w:id="733"/>
      <w:customXmlInsRangeStart w:id="734" w:author="Andrei-Eugen Birta" w:date="2018-05-13T17:30:00Z"/>
    </w:sdtContent>
  </w:sdt>
  <w:customXmlInsRangeEnd w:id="734"/>
  <w:p w14:paraId="42C31EEA" w14:textId="77777777" w:rsidR="009F32DA" w:rsidRDefault="009F3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36E2A" w14:textId="77777777" w:rsidR="00AD07A0" w:rsidRDefault="00AD07A0" w:rsidP="001E7262">
      <w:pPr>
        <w:spacing w:after="0" w:line="240" w:lineRule="auto"/>
      </w:pPr>
      <w:r>
        <w:separator/>
      </w:r>
    </w:p>
  </w:footnote>
  <w:footnote w:type="continuationSeparator" w:id="0">
    <w:p w14:paraId="41209BE0" w14:textId="77777777" w:rsidR="00AD07A0" w:rsidRDefault="00AD07A0" w:rsidP="001E7262">
      <w:pPr>
        <w:spacing w:after="0" w:line="240" w:lineRule="auto"/>
      </w:pPr>
      <w:r>
        <w:continuationSeparator/>
      </w:r>
    </w:p>
  </w:footnote>
  <w:footnote w:id="1">
    <w:p w14:paraId="3F4448AF" w14:textId="7F626DF9" w:rsidR="009F32DA" w:rsidRDefault="009F32DA">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9F32DA" w:rsidRPr="003A5CB9" w:rsidRDefault="009F32DA"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9F32DA" w:rsidRDefault="009F32DA" w:rsidP="001E7262">
                          <w:pPr>
                            <w:spacing w:after="0"/>
                            <w:rPr>
                              <w:b/>
                              <w:sz w:val="28"/>
                            </w:rPr>
                          </w:pPr>
                          <w:r w:rsidRPr="00E34B40">
                            <w:rPr>
                              <w:b/>
                              <w:sz w:val="28"/>
                            </w:rPr>
                            <w:t>University College Nordjylland</w:t>
                          </w:r>
                        </w:p>
                        <w:p w14:paraId="25263598" w14:textId="77777777" w:rsidR="009F32DA" w:rsidRDefault="009F32DA" w:rsidP="001E7262">
                          <w:pPr>
                            <w:spacing w:after="0"/>
                          </w:pPr>
                          <w:r>
                            <w:t>Technology and Business</w:t>
                          </w:r>
                        </w:p>
                        <w:p w14:paraId="45E2C8E2" w14:textId="77777777" w:rsidR="009F32DA" w:rsidRDefault="009F32DA" w:rsidP="001E7262">
                          <w:pPr>
                            <w:spacing w:after="0"/>
                          </w:pPr>
                          <w:r>
                            <w:t>Sofiendalsvej 60</w:t>
                          </w:r>
                        </w:p>
                        <w:p w14:paraId="28415694" w14:textId="77777777" w:rsidR="009F32DA" w:rsidRDefault="009F32DA"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5"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9F32DA" w:rsidRDefault="009F32DA" w:rsidP="001E7262">
                    <w:pPr>
                      <w:spacing w:after="0"/>
                      <w:rPr>
                        <w:b/>
                        <w:sz w:val="28"/>
                      </w:rPr>
                    </w:pPr>
                    <w:r w:rsidRPr="00E34B40">
                      <w:rPr>
                        <w:b/>
                        <w:sz w:val="28"/>
                      </w:rPr>
                      <w:t>University College Nordjylland</w:t>
                    </w:r>
                  </w:p>
                  <w:p w14:paraId="25263598" w14:textId="77777777" w:rsidR="009F32DA" w:rsidRDefault="009F32DA" w:rsidP="001E7262">
                    <w:pPr>
                      <w:spacing w:after="0"/>
                    </w:pPr>
                    <w:r>
                      <w:t>Technology and Business</w:t>
                    </w:r>
                  </w:p>
                  <w:p w14:paraId="45E2C8E2" w14:textId="77777777" w:rsidR="009F32DA" w:rsidRDefault="009F32DA" w:rsidP="001E7262">
                    <w:pPr>
                      <w:spacing w:after="0"/>
                    </w:pPr>
                    <w:r>
                      <w:t>Sofiendalsvej 60</w:t>
                    </w:r>
                  </w:p>
                  <w:p w14:paraId="28415694" w14:textId="77777777" w:rsidR="009F32DA" w:rsidRDefault="009F32DA"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9F32DA" w:rsidRDefault="009F32DA" w:rsidP="001E7262">
    <w:pPr>
      <w:pStyle w:val="Header"/>
      <w:rPr>
        <w:b/>
      </w:rPr>
    </w:pPr>
    <w:r w:rsidRPr="003A5CB9">
      <w:rPr>
        <w:b/>
      </w:rPr>
      <w:tab/>
    </w:r>
    <w:r>
      <w:rPr>
        <w:b/>
      </w:rPr>
      <w:t>4th Semester</w:t>
    </w:r>
  </w:p>
  <w:p w14:paraId="2BE8F0B9" w14:textId="77777777" w:rsidR="009F32DA" w:rsidRPr="003A5CB9" w:rsidRDefault="009F32DA" w:rsidP="001E7262">
    <w:pPr>
      <w:pStyle w:val="Header"/>
      <w:jc w:val="center"/>
      <w:rPr>
        <w:b/>
      </w:rPr>
    </w:pPr>
    <w:r>
      <w:rPr>
        <w:b/>
      </w:rPr>
      <w:tab/>
      <w:t>Group 2</w:t>
    </w:r>
    <w:r w:rsidRPr="003A5CB9">
      <w:rPr>
        <w:b/>
      </w:rPr>
      <w:ptab w:relativeTo="margin" w:alignment="right" w:leader="none"/>
    </w:r>
  </w:p>
  <w:p w14:paraId="2267B902" w14:textId="77777777" w:rsidR="009F32DA" w:rsidRDefault="009F32DA">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1"/>
  </w:num>
  <w:num w:numId="3">
    <w:abstractNumId w:val="10"/>
  </w:num>
  <w:num w:numId="4">
    <w:abstractNumId w:val="9"/>
  </w:num>
  <w:num w:numId="5">
    <w:abstractNumId w:val="0"/>
  </w:num>
  <w:num w:numId="6">
    <w:abstractNumId w:val="8"/>
  </w:num>
  <w:num w:numId="7">
    <w:abstractNumId w:val="15"/>
  </w:num>
  <w:num w:numId="8">
    <w:abstractNumId w:val="2"/>
  </w:num>
  <w:num w:numId="9">
    <w:abstractNumId w:val="6"/>
  </w:num>
  <w:num w:numId="10">
    <w:abstractNumId w:val="7"/>
  </w:num>
  <w:num w:numId="11">
    <w:abstractNumId w:val="16"/>
  </w:num>
  <w:num w:numId="12">
    <w:abstractNumId w:val="4"/>
  </w:num>
  <w:num w:numId="13">
    <w:abstractNumId w:val="14"/>
  </w:num>
  <w:num w:numId="14">
    <w:abstractNumId w:val="3"/>
  </w:num>
  <w:num w:numId="15">
    <w:abstractNumId w:val="1"/>
  </w:num>
  <w:num w:numId="16">
    <w:abstractNumId w:val="13"/>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lf zangis">
    <w15:presenceInfo w15:providerId="Windows Live" w15:userId="30c92def27e35c43"/>
  </w15:person>
  <w15:person w15:author="Andrei-Eugen Birta">
    <w15:presenceInfo w15:providerId="AD" w15:userId="S-1-12-1-4057050125-1173007405-1865142957-1355523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07ECF"/>
    <w:rsid w:val="000118BC"/>
    <w:rsid w:val="0001698A"/>
    <w:rsid w:val="0002543F"/>
    <w:rsid w:val="00040DFE"/>
    <w:rsid w:val="00071E8C"/>
    <w:rsid w:val="00081714"/>
    <w:rsid w:val="00083907"/>
    <w:rsid w:val="00085EDA"/>
    <w:rsid w:val="000917BA"/>
    <w:rsid w:val="000A1300"/>
    <w:rsid w:val="000B3628"/>
    <w:rsid w:val="000B408B"/>
    <w:rsid w:val="000B5830"/>
    <w:rsid w:val="000C31EE"/>
    <w:rsid w:val="000C6126"/>
    <w:rsid w:val="000E5AF2"/>
    <w:rsid w:val="000E620E"/>
    <w:rsid w:val="000F2943"/>
    <w:rsid w:val="000F574F"/>
    <w:rsid w:val="00100046"/>
    <w:rsid w:val="00101E91"/>
    <w:rsid w:val="00110230"/>
    <w:rsid w:val="00123B54"/>
    <w:rsid w:val="00126BAB"/>
    <w:rsid w:val="001305A8"/>
    <w:rsid w:val="00134DC7"/>
    <w:rsid w:val="001454C7"/>
    <w:rsid w:val="0014752D"/>
    <w:rsid w:val="00150CE3"/>
    <w:rsid w:val="0015114B"/>
    <w:rsid w:val="00157973"/>
    <w:rsid w:val="00161B8B"/>
    <w:rsid w:val="00163FE8"/>
    <w:rsid w:val="00175327"/>
    <w:rsid w:val="00181438"/>
    <w:rsid w:val="00184B31"/>
    <w:rsid w:val="0018545E"/>
    <w:rsid w:val="001A297D"/>
    <w:rsid w:val="001A5B56"/>
    <w:rsid w:val="001B0928"/>
    <w:rsid w:val="001B73C2"/>
    <w:rsid w:val="001C16C0"/>
    <w:rsid w:val="001C6677"/>
    <w:rsid w:val="001D1CD3"/>
    <w:rsid w:val="001D6332"/>
    <w:rsid w:val="001E4125"/>
    <w:rsid w:val="001E7262"/>
    <w:rsid w:val="001E7A99"/>
    <w:rsid w:val="00201881"/>
    <w:rsid w:val="00206CCB"/>
    <w:rsid w:val="002207E8"/>
    <w:rsid w:val="002264F4"/>
    <w:rsid w:val="00233B65"/>
    <w:rsid w:val="00237908"/>
    <w:rsid w:val="0024298C"/>
    <w:rsid w:val="00256BA9"/>
    <w:rsid w:val="002724FB"/>
    <w:rsid w:val="00273490"/>
    <w:rsid w:val="0027617F"/>
    <w:rsid w:val="002877F7"/>
    <w:rsid w:val="00291FD8"/>
    <w:rsid w:val="002A41C1"/>
    <w:rsid w:val="002B37F4"/>
    <w:rsid w:val="002B4241"/>
    <w:rsid w:val="002B72CC"/>
    <w:rsid w:val="002C42A8"/>
    <w:rsid w:val="002D56DA"/>
    <w:rsid w:val="002E51ED"/>
    <w:rsid w:val="002F2A22"/>
    <w:rsid w:val="002F3B40"/>
    <w:rsid w:val="002F6A31"/>
    <w:rsid w:val="003046B9"/>
    <w:rsid w:val="003055A0"/>
    <w:rsid w:val="00307DE6"/>
    <w:rsid w:val="00310B00"/>
    <w:rsid w:val="00311D6E"/>
    <w:rsid w:val="00316A3B"/>
    <w:rsid w:val="00316B3D"/>
    <w:rsid w:val="00317C9F"/>
    <w:rsid w:val="00320508"/>
    <w:rsid w:val="00325A01"/>
    <w:rsid w:val="0032691E"/>
    <w:rsid w:val="0033306B"/>
    <w:rsid w:val="0033401A"/>
    <w:rsid w:val="00334D2B"/>
    <w:rsid w:val="00341C8D"/>
    <w:rsid w:val="00353C20"/>
    <w:rsid w:val="00362DBB"/>
    <w:rsid w:val="00365555"/>
    <w:rsid w:val="003706F8"/>
    <w:rsid w:val="0037273E"/>
    <w:rsid w:val="00375A57"/>
    <w:rsid w:val="00380BA6"/>
    <w:rsid w:val="003854DF"/>
    <w:rsid w:val="0039341E"/>
    <w:rsid w:val="00396428"/>
    <w:rsid w:val="003A2BEC"/>
    <w:rsid w:val="003A3928"/>
    <w:rsid w:val="003A646F"/>
    <w:rsid w:val="003C1F17"/>
    <w:rsid w:val="003D6BBE"/>
    <w:rsid w:val="003E079F"/>
    <w:rsid w:val="003E1AC3"/>
    <w:rsid w:val="003E4263"/>
    <w:rsid w:val="003E6061"/>
    <w:rsid w:val="004016BB"/>
    <w:rsid w:val="00411C86"/>
    <w:rsid w:val="0041473E"/>
    <w:rsid w:val="0041640B"/>
    <w:rsid w:val="004279BE"/>
    <w:rsid w:val="00434A00"/>
    <w:rsid w:val="0043552B"/>
    <w:rsid w:val="00436CEF"/>
    <w:rsid w:val="0043764C"/>
    <w:rsid w:val="00446522"/>
    <w:rsid w:val="00461955"/>
    <w:rsid w:val="00467547"/>
    <w:rsid w:val="00471BDB"/>
    <w:rsid w:val="0047719E"/>
    <w:rsid w:val="00481EC3"/>
    <w:rsid w:val="00482286"/>
    <w:rsid w:val="00483069"/>
    <w:rsid w:val="00486E61"/>
    <w:rsid w:val="0049487C"/>
    <w:rsid w:val="004A02BE"/>
    <w:rsid w:val="004A4790"/>
    <w:rsid w:val="004A4DE2"/>
    <w:rsid w:val="004A4EF0"/>
    <w:rsid w:val="004A6651"/>
    <w:rsid w:val="004B7389"/>
    <w:rsid w:val="004B7643"/>
    <w:rsid w:val="004C26F1"/>
    <w:rsid w:val="004C5B1F"/>
    <w:rsid w:val="004D1EC3"/>
    <w:rsid w:val="004E4B9B"/>
    <w:rsid w:val="004F0064"/>
    <w:rsid w:val="004F4D6C"/>
    <w:rsid w:val="004F4F57"/>
    <w:rsid w:val="004F5113"/>
    <w:rsid w:val="00500606"/>
    <w:rsid w:val="00500B82"/>
    <w:rsid w:val="005151D3"/>
    <w:rsid w:val="00524420"/>
    <w:rsid w:val="00532081"/>
    <w:rsid w:val="005325CF"/>
    <w:rsid w:val="00541B0C"/>
    <w:rsid w:val="00544615"/>
    <w:rsid w:val="005504A3"/>
    <w:rsid w:val="00564396"/>
    <w:rsid w:val="00565B5F"/>
    <w:rsid w:val="005677C8"/>
    <w:rsid w:val="0057352C"/>
    <w:rsid w:val="005753EF"/>
    <w:rsid w:val="005928BF"/>
    <w:rsid w:val="00594727"/>
    <w:rsid w:val="0059497A"/>
    <w:rsid w:val="00594B66"/>
    <w:rsid w:val="00596096"/>
    <w:rsid w:val="00597DCD"/>
    <w:rsid w:val="00597E0C"/>
    <w:rsid w:val="005A7431"/>
    <w:rsid w:val="005B2FE6"/>
    <w:rsid w:val="005B3823"/>
    <w:rsid w:val="005B549A"/>
    <w:rsid w:val="005C30A8"/>
    <w:rsid w:val="005C378A"/>
    <w:rsid w:val="005C3D8C"/>
    <w:rsid w:val="005E0A15"/>
    <w:rsid w:val="005E2C40"/>
    <w:rsid w:val="005F772A"/>
    <w:rsid w:val="00600C91"/>
    <w:rsid w:val="006019F4"/>
    <w:rsid w:val="006153A4"/>
    <w:rsid w:val="00630D75"/>
    <w:rsid w:val="00655EA0"/>
    <w:rsid w:val="006578EF"/>
    <w:rsid w:val="00663E8D"/>
    <w:rsid w:val="00667062"/>
    <w:rsid w:val="00673639"/>
    <w:rsid w:val="00681F4E"/>
    <w:rsid w:val="006904EF"/>
    <w:rsid w:val="00693127"/>
    <w:rsid w:val="00697CBE"/>
    <w:rsid w:val="006B6150"/>
    <w:rsid w:val="006B7730"/>
    <w:rsid w:val="006F1966"/>
    <w:rsid w:val="006F5FFA"/>
    <w:rsid w:val="006F6404"/>
    <w:rsid w:val="007043EA"/>
    <w:rsid w:val="007048D6"/>
    <w:rsid w:val="00705D4F"/>
    <w:rsid w:val="00710320"/>
    <w:rsid w:val="007110F3"/>
    <w:rsid w:val="007207EC"/>
    <w:rsid w:val="00720E21"/>
    <w:rsid w:val="00733F1A"/>
    <w:rsid w:val="00736ABF"/>
    <w:rsid w:val="007479B9"/>
    <w:rsid w:val="00752B98"/>
    <w:rsid w:val="00766051"/>
    <w:rsid w:val="007660B6"/>
    <w:rsid w:val="00772629"/>
    <w:rsid w:val="00775127"/>
    <w:rsid w:val="00782577"/>
    <w:rsid w:val="00785CFB"/>
    <w:rsid w:val="00792DD9"/>
    <w:rsid w:val="00795FCF"/>
    <w:rsid w:val="007A3908"/>
    <w:rsid w:val="007F0E19"/>
    <w:rsid w:val="007F1F2D"/>
    <w:rsid w:val="007F39E4"/>
    <w:rsid w:val="007F4432"/>
    <w:rsid w:val="008067D3"/>
    <w:rsid w:val="0083731C"/>
    <w:rsid w:val="00844A70"/>
    <w:rsid w:val="008511BF"/>
    <w:rsid w:val="00857BDC"/>
    <w:rsid w:val="00875764"/>
    <w:rsid w:val="00877214"/>
    <w:rsid w:val="008838A5"/>
    <w:rsid w:val="0088682B"/>
    <w:rsid w:val="00890E79"/>
    <w:rsid w:val="008A0859"/>
    <w:rsid w:val="008A1E79"/>
    <w:rsid w:val="008A21B1"/>
    <w:rsid w:val="008A77F6"/>
    <w:rsid w:val="008B0F08"/>
    <w:rsid w:val="008B417A"/>
    <w:rsid w:val="008B4E25"/>
    <w:rsid w:val="008C48DA"/>
    <w:rsid w:val="008D6AFD"/>
    <w:rsid w:val="008D7A7B"/>
    <w:rsid w:val="008D7D5B"/>
    <w:rsid w:val="008E455A"/>
    <w:rsid w:val="008F217D"/>
    <w:rsid w:val="008F23F9"/>
    <w:rsid w:val="00905E00"/>
    <w:rsid w:val="009067F4"/>
    <w:rsid w:val="00906B01"/>
    <w:rsid w:val="00910662"/>
    <w:rsid w:val="009175F7"/>
    <w:rsid w:val="00923BEC"/>
    <w:rsid w:val="00932755"/>
    <w:rsid w:val="00932FBF"/>
    <w:rsid w:val="00934380"/>
    <w:rsid w:val="0093685A"/>
    <w:rsid w:val="00940943"/>
    <w:rsid w:val="00942910"/>
    <w:rsid w:val="0094469C"/>
    <w:rsid w:val="00945449"/>
    <w:rsid w:val="009564AA"/>
    <w:rsid w:val="00956F16"/>
    <w:rsid w:val="00961B18"/>
    <w:rsid w:val="00963C99"/>
    <w:rsid w:val="00965D13"/>
    <w:rsid w:val="00967144"/>
    <w:rsid w:val="00971F79"/>
    <w:rsid w:val="00973954"/>
    <w:rsid w:val="00976AC5"/>
    <w:rsid w:val="00992E58"/>
    <w:rsid w:val="009A3591"/>
    <w:rsid w:val="009B3AD7"/>
    <w:rsid w:val="009B422E"/>
    <w:rsid w:val="009C7660"/>
    <w:rsid w:val="009E0631"/>
    <w:rsid w:val="009E17C5"/>
    <w:rsid w:val="009E62C8"/>
    <w:rsid w:val="009E72E4"/>
    <w:rsid w:val="009F07EE"/>
    <w:rsid w:val="009F1FA1"/>
    <w:rsid w:val="009F32DA"/>
    <w:rsid w:val="009F6F56"/>
    <w:rsid w:val="00A01284"/>
    <w:rsid w:val="00A02122"/>
    <w:rsid w:val="00A0546C"/>
    <w:rsid w:val="00A106DD"/>
    <w:rsid w:val="00A12BCE"/>
    <w:rsid w:val="00A20E41"/>
    <w:rsid w:val="00A22127"/>
    <w:rsid w:val="00A36515"/>
    <w:rsid w:val="00A37A02"/>
    <w:rsid w:val="00A53BD1"/>
    <w:rsid w:val="00A556BE"/>
    <w:rsid w:val="00A611DC"/>
    <w:rsid w:val="00A64A94"/>
    <w:rsid w:val="00A71EF7"/>
    <w:rsid w:val="00A720AB"/>
    <w:rsid w:val="00A733D3"/>
    <w:rsid w:val="00A74C46"/>
    <w:rsid w:val="00A85EB1"/>
    <w:rsid w:val="00A900C3"/>
    <w:rsid w:val="00AA3A44"/>
    <w:rsid w:val="00AA669C"/>
    <w:rsid w:val="00AB6A5D"/>
    <w:rsid w:val="00AC4EC8"/>
    <w:rsid w:val="00AD07A0"/>
    <w:rsid w:val="00AD272A"/>
    <w:rsid w:val="00AD3B49"/>
    <w:rsid w:val="00AE4DC5"/>
    <w:rsid w:val="00AF2A4E"/>
    <w:rsid w:val="00AF4DB7"/>
    <w:rsid w:val="00AF4F99"/>
    <w:rsid w:val="00AF7EFF"/>
    <w:rsid w:val="00B025C0"/>
    <w:rsid w:val="00B035E5"/>
    <w:rsid w:val="00B07C2B"/>
    <w:rsid w:val="00B1346C"/>
    <w:rsid w:val="00B1482A"/>
    <w:rsid w:val="00B150C7"/>
    <w:rsid w:val="00B15178"/>
    <w:rsid w:val="00B17F2F"/>
    <w:rsid w:val="00B23C30"/>
    <w:rsid w:val="00B4065C"/>
    <w:rsid w:val="00B43E2A"/>
    <w:rsid w:val="00B55F26"/>
    <w:rsid w:val="00B60F11"/>
    <w:rsid w:val="00B6386A"/>
    <w:rsid w:val="00B656AB"/>
    <w:rsid w:val="00B70458"/>
    <w:rsid w:val="00B8513C"/>
    <w:rsid w:val="00B915B1"/>
    <w:rsid w:val="00BC342F"/>
    <w:rsid w:val="00BD2BDD"/>
    <w:rsid w:val="00BE121C"/>
    <w:rsid w:val="00BE3CF0"/>
    <w:rsid w:val="00BF0747"/>
    <w:rsid w:val="00BF197B"/>
    <w:rsid w:val="00BF3F6A"/>
    <w:rsid w:val="00C1326B"/>
    <w:rsid w:val="00C13F03"/>
    <w:rsid w:val="00C275C1"/>
    <w:rsid w:val="00C41B86"/>
    <w:rsid w:val="00C43174"/>
    <w:rsid w:val="00C5204C"/>
    <w:rsid w:val="00C53AF1"/>
    <w:rsid w:val="00C55DA2"/>
    <w:rsid w:val="00C56BBB"/>
    <w:rsid w:val="00C61A65"/>
    <w:rsid w:val="00C65308"/>
    <w:rsid w:val="00C65F5D"/>
    <w:rsid w:val="00C7226B"/>
    <w:rsid w:val="00C84137"/>
    <w:rsid w:val="00C8645A"/>
    <w:rsid w:val="00C8696D"/>
    <w:rsid w:val="00C86AC9"/>
    <w:rsid w:val="00C91664"/>
    <w:rsid w:val="00C922D4"/>
    <w:rsid w:val="00CA6192"/>
    <w:rsid w:val="00CA7F0C"/>
    <w:rsid w:val="00CB372E"/>
    <w:rsid w:val="00CC4CFD"/>
    <w:rsid w:val="00CC52E5"/>
    <w:rsid w:val="00CC5437"/>
    <w:rsid w:val="00CC6718"/>
    <w:rsid w:val="00CD56CD"/>
    <w:rsid w:val="00CD6A2B"/>
    <w:rsid w:val="00CE0C04"/>
    <w:rsid w:val="00CE6904"/>
    <w:rsid w:val="00CF5594"/>
    <w:rsid w:val="00D038F6"/>
    <w:rsid w:val="00D12CBE"/>
    <w:rsid w:val="00D12F23"/>
    <w:rsid w:val="00D134C2"/>
    <w:rsid w:val="00D1490F"/>
    <w:rsid w:val="00D15391"/>
    <w:rsid w:val="00D2066F"/>
    <w:rsid w:val="00D2561B"/>
    <w:rsid w:val="00D37DF0"/>
    <w:rsid w:val="00D46D4B"/>
    <w:rsid w:val="00D51CFB"/>
    <w:rsid w:val="00D62B94"/>
    <w:rsid w:val="00D64A67"/>
    <w:rsid w:val="00D71912"/>
    <w:rsid w:val="00D72015"/>
    <w:rsid w:val="00D81452"/>
    <w:rsid w:val="00D82158"/>
    <w:rsid w:val="00D830D8"/>
    <w:rsid w:val="00D87BE4"/>
    <w:rsid w:val="00DA6F52"/>
    <w:rsid w:val="00DB5BDA"/>
    <w:rsid w:val="00DB6C02"/>
    <w:rsid w:val="00DD19E1"/>
    <w:rsid w:val="00DD3F3D"/>
    <w:rsid w:val="00DD4680"/>
    <w:rsid w:val="00DE039A"/>
    <w:rsid w:val="00DE0BDF"/>
    <w:rsid w:val="00DE0DAF"/>
    <w:rsid w:val="00DE7500"/>
    <w:rsid w:val="00DF2543"/>
    <w:rsid w:val="00E03B17"/>
    <w:rsid w:val="00E06081"/>
    <w:rsid w:val="00E07454"/>
    <w:rsid w:val="00E112BB"/>
    <w:rsid w:val="00E12006"/>
    <w:rsid w:val="00E132F8"/>
    <w:rsid w:val="00E21D90"/>
    <w:rsid w:val="00E419DB"/>
    <w:rsid w:val="00E47A61"/>
    <w:rsid w:val="00E5041A"/>
    <w:rsid w:val="00E51CEE"/>
    <w:rsid w:val="00E52E78"/>
    <w:rsid w:val="00E5799A"/>
    <w:rsid w:val="00E676F6"/>
    <w:rsid w:val="00E6783F"/>
    <w:rsid w:val="00E71458"/>
    <w:rsid w:val="00E73040"/>
    <w:rsid w:val="00E734F3"/>
    <w:rsid w:val="00E75C61"/>
    <w:rsid w:val="00E905E2"/>
    <w:rsid w:val="00E90B13"/>
    <w:rsid w:val="00E932A7"/>
    <w:rsid w:val="00E94DF7"/>
    <w:rsid w:val="00EB3E13"/>
    <w:rsid w:val="00EB6216"/>
    <w:rsid w:val="00EB6C2D"/>
    <w:rsid w:val="00ED03AC"/>
    <w:rsid w:val="00ED7570"/>
    <w:rsid w:val="00ED7798"/>
    <w:rsid w:val="00EE4598"/>
    <w:rsid w:val="00EF008E"/>
    <w:rsid w:val="00EF346D"/>
    <w:rsid w:val="00F00531"/>
    <w:rsid w:val="00F119CB"/>
    <w:rsid w:val="00F15286"/>
    <w:rsid w:val="00F2172D"/>
    <w:rsid w:val="00F2647F"/>
    <w:rsid w:val="00F46819"/>
    <w:rsid w:val="00F5094A"/>
    <w:rsid w:val="00F53253"/>
    <w:rsid w:val="00F55F18"/>
    <w:rsid w:val="00F768B6"/>
    <w:rsid w:val="00F80FC5"/>
    <w:rsid w:val="00FA2159"/>
    <w:rsid w:val="00FA435F"/>
    <w:rsid w:val="00FA4AE9"/>
    <w:rsid w:val="00FA79B8"/>
    <w:rsid w:val="00FB4F2A"/>
    <w:rsid w:val="00FC1DFE"/>
    <w:rsid w:val="00FC7C8C"/>
    <w:rsid w:val="00FE379E"/>
    <w:rsid w:val="00FE5102"/>
    <w:rsid w:val="00FE5352"/>
    <w:rsid w:val="00FF0E95"/>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aa.gov/airports/planning_capacity/passenger_allcargo_stats/passenger/media/cy14-commercial-service-enplanements.pdf"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266E9-0EC6-4C48-8CF0-36D7BA0FF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22</Pages>
  <Words>4101</Words>
  <Characters>23381</Characters>
  <Application>Microsoft Office Word</Application>
  <DocSecurity>0</DocSecurity>
  <Lines>194</Lines>
  <Paragraphs>54</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27428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376</cp:revision>
  <dcterms:created xsi:type="dcterms:W3CDTF">2018-04-29T10:28:00Z</dcterms:created>
  <dcterms:modified xsi:type="dcterms:W3CDTF">2018-05-14T16:27:00Z</dcterms:modified>
</cp:coreProperties>
</file>