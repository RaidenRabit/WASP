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Title"/>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Title"/>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Title"/>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Title"/>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Title"/>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Title"/>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Title"/>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t>Zanigis</w:t>
      </w:r>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48C6EC71" w14:textId="0A38B609" w:rsidR="00AE168F" w:rsidRDefault="00D72015">
      <w:pPr>
        <w:pStyle w:val="TOC1"/>
        <w:tabs>
          <w:tab w:val="left" w:pos="480"/>
          <w:tab w:val="right" w:leader="dot" w:pos="9350"/>
        </w:tabs>
        <w:rPr>
          <w:ins w:id="2" w:author="Andrei-Eugen Birta" w:date="2018-05-14T22:23:00Z"/>
          <w:rFonts w:asciiTheme="minorHAnsi" w:eastAsiaTheme="minorEastAsia" w:hAnsiTheme="minorHAnsi" w:cstheme="minorBidi"/>
          <w:noProof/>
          <w:sz w:val="22"/>
          <w:szCs w:val="22"/>
        </w:rPr>
      </w:pPr>
      <w:ins w:id="3" w:author="Andrei-Eugen Birta" w:date="2018-05-13T17:33:00Z">
        <w:r>
          <w:lastRenderedPageBreak/>
          <w:fldChar w:fldCharType="begin"/>
        </w:r>
        <w:r>
          <w:instrText xml:space="preserve"> TOC \o "1-5" \h \z \u </w:instrText>
        </w:r>
      </w:ins>
      <w:r>
        <w:fldChar w:fldCharType="separate"/>
      </w:r>
      <w:ins w:id="4" w:author="Andrei-Eugen Birta" w:date="2018-05-14T22:23:00Z">
        <w:r w:rsidR="00AE168F" w:rsidRPr="000C3C47">
          <w:rPr>
            <w:rStyle w:val="Hyperlink"/>
            <w:noProof/>
          </w:rPr>
          <w:fldChar w:fldCharType="begin"/>
        </w:r>
        <w:r w:rsidR="00AE168F" w:rsidRPr="000C3C47">
          <w:rPr>
            <w:rStyle w:val="Hyperlink"/>
            <w:noProof/>
          </w:rPr>
          <w:instrText xml:space="preserve"> </w:instrText>
        </w:r>
        <w:r w:rsidR="00AE168F">
          <w:rPr>
            <w:noProof/>
          </w:rPr>
          <w:instrText>HYPERLINK \l "_Toc514099935"</w:instrText>
        </w:r>
        <w:r w:rsidR="00AE168F" w:rsidRPr="000C3C47">
          <w:rPr>
            <w:rStyle w:val="Hyperlink"/>
            <w:noProof/>
          </w:rPr>
          <w:instrText xml:space="preserve"> </w:instrText>
        </w:r>
        <w:r w:rsidR="00AE168F" w:rsidRPr="000C3C47">
          <w:rPr>
            <w:rStyle w:val="Hyperlink"/>
            <w:noProof/>
          </w:rPr>
          <w:fldChar w:fldCharType="separate"/>
        </w:r>
        <w:r w:rsidR="00AE168F" w:rsidRPr="000C3C47">
          <w:rPr>
            <w:rStyle w:val="Hyperlink"/>
            <w:noProof/>
          </w:rPr>
          <w:t>1.</w:t>
        </w:r>
      </w:ins>
      <w:ins w:id="5" w:author="Andrei-Eugen Birta" w:date="2018-05-14T22:24:00Z">
        <w:r w:rsidR="00FF1D7F">
          <w:rPr>
            <w:rFonts w:asciiTheme="minorHAnsi" w:eastAsiaTheme="minorEastAsia" w:hAnsiTheme="minorHAnsi" w:cstheme="minorBidi"/>
            <w:noProof/>
            <w:sz w:val="22"/>
            <w:szCs w:val="22"/>
          </w:rPr>
          <w:t xml:space="preserve"> </w:t>
        </w:r>
      </w:ins>
      <w:ins w:id="6" w:author="Andrei-Eugen Birta" w:date="2018-05-14T22:23:00Z">
        <w:r w:rsidR="00AE168F" w:rsidRPr="000C3C47">
          <w:rPr>
            <w:rStyle w:val="Hyperlink"/>
            <w:noProof/>
          </w:rPr>
          <w:t>Introduction</w:t>
        </w:r>
        <w:r w:rsidR="00AE168F">
          <w:rPr>
            <w:noProof/>
            <w:webHidden/>
          </w:rPr>
          <w:tab/>
        </w:r>
        <w:r w:rsidR="00AE168F">
          <w:rPr>
            <w:noProof/>
            <w:webHidden/>
          </w:rPr>
          <w:fldChar w:fldCharType="begin"/>
        </w:r>
        <w:r w:rsidR="00AE168F">
          <w:rPr>
            <w:noProof/>
            <w:webHidden/>
          </w:rPr>
          <w:instrText xml:space="preserve"> PAGEREF _Toc514099935 \h </w:instrText>
        </w:r>
      </w:ins>
      <w:r w:rsidR="00AE168F">
        <w:rPr>
          <w:noProof/>
          <w:webHidden/>
        </w:rPr>
      </w:r>
      <w:r w:rsidR="00AE168F">
        <w:rPr>
          <w:noProof/>
          <w:webHidden/>
        </w:rPr>
        <w:fldChar w:fldCharType="separate"/>
      </w:r>
      <w:ins w:id="7" w:author="Andrei-Eugen Birta" w:date="2018-05-14T22:23:00Z">
        <w:r w:rsidR="00AE168F">
          <w:rPr>
            <w:noProof/>
            <w:webHidden/>
          </w:rPr>
          <w:t>2</w:t>
        </w:r>
        <w:r w:rsidR="00AE168F">
          <w:rPr>
            <w:noProof/>
            <w:webHidden/>
          </w:rPr>
          <w:fldChar w:fldCharType="end"/>
        </w:r>
        <w:r w:rsidR="00AE168F" w:rsidRPr="000C3C47">
          <w:rPr>
            <w:rStyle w:val="Hyperlink"/>
            <w:noProof/>
          </w:rPr>
          <w:fldChar w:fldCharType="end"/>
        </w:r>
      </w:ins>
    </w:p>
    <w:p w14:paraId="126986B1" w14:textId="532EBDA4" w:rsidR="00AE168F" w:rsidRDefault="00AE168F">
      <w:pPr>
        <w:pStyle w:val="TOC1"/>
        <w:tabs>
          <w:tab w:val="left" w:pos="480"/>
          <w:tab w:val="right" w:leader="dot" w:pos="9350"/>
        </w:tabs>
        <w:rPr>
          <w:ins w:id="8" w:author="Andrei-Eugen Birta" w:date="2018-05-14T22:23:00Z"/>
          <w:rFonts w:asciiTheme="minorHAnsi" w:eastAsiaTheme="minorEastAsia" w:hAnsiTheme="minorHAnsi" w:cstheme="minorBidi"/>
          <w:noProof/>
          <w:sz w:val="22"/>
          <w:szCs w:val="22"/>
        </w:rPr>
      </w:pPr>
      <w:ins w:id="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"_Toc514099936"</w:instrText>
        </w:r>
        <w:r w:rsidRPr="000C3C47">
          <w:rPr>
            <w:rStyle w:val="Hyperlink"/>
            <w:noProof/>
          </w:rPr>
          <w:instrText xml:space="preserve"> </w:instrText>
        </w:r>
        <w:r w:rsidRPr="000C3C47">
          <w:rPr>
            <w:rStyle w:val="Hyperlink"/>
            <w:noProof/>
          </w:rPr>
          <w:fldChar w:fldCharType="separate"/>
        </w:r>
        <w:r w:rsidRPr="000C3C47">
          <w:rPr>
            <w:rStyle w:val="Hyperlink"/>
            <w:noProof/>
          </w:rPr>
          <w:t>2.</w:t>
        </w:r>
      </w:ins>
      <w:ins w:id="10" w:author="Andrei-Eugen Birta" w:date="2018-05-14T22:24:00Z">
        <w:r w:rsidR="00FF1D7F">
          <w:rPr>
            <w:rStyle w:val="Hyperlink"/>
            <w:noProof/>
          </w:rPr>
          <w:t xml:space="preserve"> </w:t>
        </w:r>
      </w:ins>
      <w:ins w:id="11" w:author="Andrei-Eugen Birta" w:date="2018-05-14T22:23:00Z">
        <w:r w:rsidRPr="000C3C47">
          <w:rPr>
            <w:rStyle w:val="Hyperlink"/>
            <w:noProof/>
          </w:rPr>
          <w:t>Problem Statement</w:t>
        </w:r>
        <w:r>
          <w:rPr>
            <w:noProof/>
            <w:webHidden/>
          </w:rPr>
          <w:tab/>
        </w:r>
        <w:r>
          <w:rPr>
            <w:noProof/>
            <w:webHidden/>
          </w:rPr>
          <w:fldChar w:fldCharType="begin"/>
        </w:r>
        <w:r>
          <w:rPr>
            <w:noProof/>
            <w:webHidden/>
          </w:rPr>
          <w:instrText xml:space="preserve"> PAGEREF _Toc514099936 \h </w:instrText>
        </w:r>
      </w:ins>
      <w:r>
        <w:rPr>
          <w:noProof/>
          <w:webHidden/>
        </w:rPr>
      </w:r>
      <w:r>
        <w:rPr>
          <w:noProof/>
          <w:webHidden/>
        </w:rPr>
        <w:fldChar w:fldCharType="separate"/>
      </w:r>
      <w:ins w:id="12" w:author="Andrei-Eugen Birta" w:date="2018-05-14T22:23:00Z">
        <w:r>
          <w:rPr>
            <w:noProof/>
            <w:webHidden/>
          </w:rPr>
          <w:t>3</w:t>
        </w:r>
        <w:r>
          <w:rPr>
            <w:noProof/>
            <w:webHidden/>
          </w:rPr>
          <w:fldChar w:fldCharType="end"/>
        </w:r>
        <w:r w:rsidRPr="000C3C47">
          <w:rPr>
            <w:rStyle w:val="Hyperlink"/>
            <w:noProof/>
          </w:rPr>
          <w:fldChar w:fldCharType="end"/>
        </w:r>
      </w:ins>
    </w:p>
    <w:p w14:paraId="7560ED65" w14:textId="1809EFBA" w:rsidR="00AE168F" w:rsidRDefault="00AE168F">
      <w:pPr>
        <w:pStyle w:val="TOC2"/>
        <w:tabs>
          <w:tab w:val="left" w:pos="720"/>
          <w:tab w:val="right" w:leader="dot" w:pos="9350"/>
        </w:tabs>
        <w:rPr>
          <w:ins w:id="13" w:author="Andrei-Eugen Birta" w:date="2018-05-14T22:23:00Z"/>
          <w:rFonts w:asciiTheme="minorHAnsi" w:eastAsiaTheme="minorEastAsia" w:hAnsiTheme="minorHAnsi" w:cstheme="minorBidi"/>
          <w:noProof/>
          <w:sz w:val="22"/>
          <w:szCs w:val="22"/>
        </w:rPr>
      </w:pPr>
      <w:ins w:id="1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"_Toc514099937"</w:instrText>
        </w:r>
        <w:r w:rsidRPr="000C3C47">
          <w:rPr>
            <w:rStyle w:val="Hyperlink"/>
            <w:noProof/>
          </w:rPr>
          <w:instrText xml:space="preserve"> </w:instrText>
        </w:r>
        <w:r w:rsidRPr="000C3C47">
          <w:rPr>
            <w:rStyle w:val="Hyperlink"/>
            <w:noProof/>
          </w:rPr>
          <w:fldChar w:fldCharType="separate"/>
        </w:r>
        <w:r w:rsidRPr="000C3C47">
          <w:rPr>
            <w:rStyle w:val="Hyperlink"/>
            <w:noProof/>
          </w:rPr>
          <w:t>a.</w:t>
        </w:r>
      </w:ins>
      <w:ins w:id="15" w:author="Andrei-Eugen Birta" w:date="2018-05-14T22:24:00Z">
        <w:r w:rsidR="00FF1D7F">
          <w:rPr>
            <w:rStyle w:val="Hyperlink"/>
            <w:noProof/>
          </w:rPr>
          <w:t xml:space="preserve"> </w:t>
        </w:r>
      </w:ins>
      <w:ins w:id="16" w:author="Andrei-Eugen Birta" w:date="2018-05-14T22:23:00Z">
        <w:r w:rsidRPr="000C3C47">
          <w:rPr>
            <w:rStyle w:val="Hyperlink"/>
            <w:noProof/>
          </w:rPr>
          <w:t>Introduction</w:t>
        </w:r>
        <w:r>
          <w:rPr>
            <w:noProof/>
            <w:webHidden/>
          </w:rPr>
          <w:tab/>
        </w:r>
        <w:r>
          <w:rPr>
            <w:noProof/>
            <w:webHidden/>
          </w:rPr>
          <w:fldChar w:fldCharType="begin"/>
        </w:r>
        <w:r>
          <w:rPr>
            <w:noProof/>
            <w:webHidden/>
          </w:rPr>
          <w:instrText xml:space="preserve"> PAGEREF _Toc514099937 \h </w:instrText>
        </w:r>
      </w:ins>
      <w:r>
        <w:rPr>
          <w:noProof/>
          <w:webHidden/>
        </w:rPr>
      </w:r>
      <w:r>
        <w:rPr>
          <w:noProof/>
          <w:webHidden/>
        </w:rPr>
        <w:fldChar w:fldCharType="separate"/>
      </w:r>
      <w:ins w:id="17" w:author="Andrei-Eugen Birta" w:date="2018-05-14T22:23:00Z">
        <w:r>
          <w:rPr>
            <w:noProof/>
            <w:webHidden/>
          </w:rPr>
          <w:t>3</w:t>
        </w:r>
        <w:r>
          <w:rPr>
            <w:noProof/>
            <w:webHidden/>
          </w:rPr>
          <w:fldChar w:fldCharType="end"/>
        </w:r>
        <w:r w:rsidRPr="000C3C47">
          <w:rPr>
            <w:rStyle w:val="Hyperlink"/>
            <w:noProof/>
          </w:rPr>
          <w:fldChar w:fldCharType="end"/>
        </w:r>
      </w:ins>
    </w:p>
    <w:p w14:paraId="22802544" w14:textId="0A9983C1" w:rsidR="00AE168F" w:rsidRDefault="00AE168F">
      <w:pPr>
        <w:pStyle w:val="TOC2"/>
        <w:tabs>
          <w:tab w:val="left" w:pos="720"/>
          <w:tab w:val="right" w:leader="dot" w:pos="9350"/>
        </w:tabs>
        <w:rPr>
          <w:ins w:id="18" w:author="Andrei-Eugen Birta" w:date="2018-05-14T22:23:00Z"/>
          <w:rFonts w:asciiTheme="minorHAnsi" w:eastAsiaTheme="minorEastAsia" w:hAnsiTheme="minorHAnsi" w:cstheme="minorBidi"/>
          <w:noProof/>
          <w:sz w:val="22"/>
          <w:szCs w:val="22"/>
        </w:rPr>
      </w:pPr>
      <w:ins w:id="1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"_Toc514099938"</w:instrText>
        </w:r>
        <w:r w:rsidRPr="000C3C47">
          <w:rPr>
            <w:rStyle w:val="Hyperlink"/>
            <w:noProof/>
          </w:rPr>
          <w:instrText xml:space="preserve"> </w:instrText>
        </w:r>
        <w:r w:rsidRPr="000C3C47">
          <w:rPr>
            <w:rStyle w:val="Hyperlink"/>
            <w:noProof/>
          </w:rPr>
          <w:fldChar w:fldCharType="separate"/>
        </w:r>
        <w:r w:rsidRPr="000C3C47">
          <w:rPr>
            <w:rStyle w:val="Hyperlink"/>
            <w:noProof/>
          </w:rPr>
          <w:t>b.</w:t>
        </w:r>
      </w:ins>
      <w:ins w:id="20" w:author="Andrei-Eugen Birta" w:date="2018-05-14T22:24:00Z">
        <w:r w:rsidR="00FF1D7F">
          <w:rPr>
            <w:rStyle w:val="Hyperlink"/>
            <w:noProof/>
          </w:rPr>
          <w:t xml:space="preserve"> </w:t>
        </w:r>
      </w:ins>
      <w:ins w:id="21" w:author="Andrei-Eugen Birta" w:date="2018-05-14T22:23:00Z">
        <w:r w:rsidRPr="000C3C47">
          <w:rPr>
            <w:rStyle w:val="Hyperlink"/>
            <w:noProof/>
          </w:rPr>
          <w:t>Case Description</w:t>
        </w:r>
        <w:r>
          <w:rPr>
            <w:noProof/>
            <w:webHidden/>
          </w:rPr>
          <w:tab/>
        </w:r>
        <w:r>
          <w:rPr>
            <w:noProof/>
            <w:webHidden/>
          </w:rPr>
          <w:fldChar w:fldCharType="begin"/>
        </w:r>
        <w:r>
          <w:rPr>
            <w:noProof/>
            <w:webHidden/>
          </w:rPr>
          <w:instrText xml:space="preserve"> PAGEREF _Toc514099938 \h </w:instrText>
        </w:r>
      </w:ins>
      <w:r>
        <w:rPr>
          <w:noProof/>
          <w:webHidden/>
        </w:rPr>
      </w:r>
      <w:r>
        <w:rPr>
          <w:noProof/>
          <w:webHidden/>
        </w:rPr>
        <w:fldChar w:fldCharType="separate"/>
      </w:r>
      <w:ins w:id="22" w:author="Andrei-Eugen Birta" w:date="2018-05-14T22:23:00Z">
        <w:r>
          <w:rPr>
            <w:noProof/>
            <w:webHidden/>
          </w:rPr>
          <w:t>3</w:t>
        </w:r>
        <w:r>
          <w:rPr>
            <w:noProof/>
            <w:webHidden/>
          </w:rPr>
          <w:fldChar w:fldCharType="end"/>
        </w:r>
        <w:r w:rsidRPr="000C3C47">
          <w:rPr>
            <w:rStyle w:val="Hyperlink"/>
            <w:noProof/>
          </w:rPr>
          <w:fldChar w:fldCharType="end"/>
        </w:r>
      </w:ins>
    </w:p>
    <w:p w14:paraId="292278FF" w14:textId="6E7B3990" w:rsidR="00AE168F" w:rsidRDefault="00AE168F">
      <w:pPr>
        <w:pStyle w:val="TOC2"/>
        <w:tabs>
          <w:tab w:val="left" w:pos="720"/>
          <w:tab w:val="right" w:leader="dot" w:pos="9350"/>
        </w:tabs>
        <w:rPr>
          <w:ins w:id="23" w:author="Andrei-Eugen Birta" w:date="2018-05-14T22:23:00Z"/>
          <w:rFonts w:asciiTheme="minorHAnsi" w:eastAsiaTheme="minorEastAsia" w:hAnsiTheme="minorHAnsi" w:cstheme="minorBidi"/>
          <w:noProof/>
          <w:sz w:val="22"/>
          <w:szCs w:val="22"/>
        </w:rPr>
      </w:pPr>
      <w:ins w:id="2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"_Toc514099939"</w:instrText>
        </w:r>
        <w:r w:rsidRPr="000C3C47">
          <w:rPr>
            <w:rStyle w:val="Hyperlink"/>
            <w:noProof/>
          </w:rPr>
          <w:instrText xml:space="preserve"> </w:instrText>
        </w:r>
        <w:r w:rsidRPr="000C3C47">
          <w:rPr>
            <w:rStyle w:val="Hyperlink"/>
            <w:noProof/>
          </w:rPr>
          <w:fldChar w:fldCharType="separate"/>
        </w:r>
        <w:r w:rsidRPr="000C3C47">
          <w:rPr>
            <w:rStyle w:val="Hyperlink"/>
            <w:noProof/>
          </w:rPr>
          <w:t>c.</w:t>
        </w:r>
      </w:ins>
      <w:ins w:id="25" w:author="Andrei-Eugen Birta" w:date="2018-05-14T22:24:00Z">
        <w:r w:rsidR="00FF1D7F">
          <w:rPr>
            <w:rStyle w:val="Hyperlink"/>
            <w:noProof/>
          </w:rPr>
          <w:t xml:space="preserve"> </w:t>
        </w:r>
      </w:ins>
      <w:ins w:id="26" w:author="Andrei-Eugen Birta" w:date="2018-05-14T22:23:00Z">
        <w:r w:rsidRPr="000C3C47">
          <w:rPr>
            <w:rStyle w:val="Hyperlink"/>
            <w:noProof/>
          </w:rPr>
          <w:t>Learning Goals</w:t>
        </w:r>
        <w:r>
          <w:rPr>
            <w:noProof/>
            <w:webHidden/>
          </w:rPr>
          <w:tab/>
        </w:r>
        <w:r>
          <w:rPr>
            <w:noProof/>
            <w:webHidden/>
          </w:rPr>
          <w:fldChar w:fldCharType="begin"/>
        </w:r>
        <w:r>
          <w:rPr>
            <w:noProof/>
            <w:webHidden/>
          </w:rPr>
          <w:instrText xml:space="preserve"> PAGEREF _Toc514099939 \h </w:instrText>
        </w:r>
      </w:ins>
      <w:r>
        <w:rPr>
          <w:noProof/>
          <w:webHidden/>
        </w:rPr>
      </w:r>
      <w:r>
        <w:rPr>
          <w:noProof/>
          <w:webHidden/>
        </w:rPr>
        <w:fldChar w:fldCharType="separate"/>
      </w:r>
      <w:ins w:id="27" w:author="Andrei-Eugen Birta" w:date="2018-05-14T22:23:00Z">
        <w:r>
          <w:rPr>
            <w:noProof/>
            <w:webHidden/>
          </w:rPr>
          <w:t>3</w:t>
        </w:r>
        <w:r>
          <w:rPr>
            <w:noProof/>
            <w:webHidden/>
          </w:rPr>
          <w:fldChar w:fldCharType="end"/>
        </w:r>
        <w:r w:rsidRPr="000C3C47">
          <w:rPr>
            <w:rStyle w:val="Hyperlink"/>
            <w:noProof/>
          </w:rPr>
          <w:fldChar w:fldCharType="end"/>
        </w:r>
      </w:ins>
    </w:p>
    <w:p w14:paraId="2A889991" w14:textId="4E5BF09D" w:rsidR="00AE168F" w:rsidRDefault="00AE168F">
      <w:pPr>
        <w:pStyle w:val="TOC1"/>
        <w:tabs>
          <w:tab w:val="left" w:pos="480"/>
          <w:tab w:val="right" w:leader="dot" w:pos="9350"/>
        </w:tabs>
        <w:rPr>
          <w:ins w:id="28" w:author="Andrei-Eugen Birta" w:date="2018-05-14T22:23:00Z"/>
          <w:rFonts w:asciiTheme="minorHAnsi" w:eastAsiaTheme="minorEastAsia" w:hAnsiTheme="minorHAnsi" w:cstheme="minorBidi"/>
          <w:noProof/>
          <w:sz w:val="22"/>
          <w:szCs w:val="22"/>
        </w:rPr>
      </w:pPr>
      <w:ins w:id="2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"_Toc514099940"</w:instrText>
        </w:r>
        <w:r w:rsidRPr="000C3C47">
          <w:rPr>
            <w:rStyle w:val="Hyperlink"/>
            <w:noProof/>
          </w:rPr>
          <w:instrText xml:space="preserve"> </w:instrText>
        </w:r>
        <w:r w:rsidRPr="000C3C47">
          <w:rPr>
            <w:rStyle w:val="Hyperlink"/>
            <w:noProof/>
          </w:rPr>
          <w:fldChar w:fldCharType="separate"/>
        </w:r>
        <w:r w:rsidRPr="000C3C47">
          <w:rPr>
            <w:rStyle w:val="Hyperlink"/>
            <w:noProof/>
          </w:rPr>
          <w:t>3.</w:t>
        </w:r>
      </w:ins>
      <w:ins w:id="30" w:author="Andrei-Eugen Birta" w:date="2018-05-14T22:24:00Z">
        <w:r w:rsidR="00FF1D7F">
          <w:rPr>
            <w:rFonts w:asciiTheme="minorHAnsi" w:eastAsiaTheme="minorEastAsia" w:hAnsiTheme="minorHAnsi" w:cstheme="minorBidi"/>
            <w:noProof/>
            <w:sz w:val="22"/>
            <w:szCs w:val="22"/>
          </w:rPr>
          <w:t xml:space="preserve"> </w:t>
        </w:r>
      </w:ins>
      <w:ins w:id="31" w:author="Andrei-Eugen Birta" w:date="2018-05-14T22:23:00Z">
        <w:r w:rsidRPr="000C3C47">
          <w:rPr>
            <w:rStyle w:val="Hyperlink"/>
            <w:noProof/>
          </w:rPr>
          <w:t>Development Framework</w:t>
        </w:r>
        <w:r>
          <w:rPr>
            <w:noProof/>
            <w:webHidden/>
          </w:rPr>
          <w:tab/>
        </w:r>
        <w:r>
          <w:rPr>
            <w:noProof/>
            <w:webHidden/>
          </w:rPr>
          <w:fldChar w:fldCharType="begin"/>
        </w:r>
        <w:r>
          <w:rPr>
            <w:noProof/>
            <w:webHidden/>
          </w:rPr>
          <w:instrText xml:space="preserve"> PAGEREF _Toc514099940 \h </w:instrText>
        </w:r>
      </w:ins>
      <w:r>
        <w:rPr>
          <w:noProof/>
          <w:webHidden/>
        </w:rPr>
      </w:r>
      <w:r>
        <w:rPr>
          <w:noProof/>
          <w:webHidden/>
        </w:rPr>
        <w:fldChar w:fldCharType="separate"/>
      </w:r>
      <w:ins w:id="32" w:author="Andrei-Eugen Birta" w:date="2018-05-14T22:23:00Z">
        <w:r>
          <w:rPr>
            <w:noProof/>
            <w:webHidden/>
          </w:rPr>
          <w:t>4</w:t>
        </w:r>
        <w:r>
          <w:rPr>
            <w:noProof/>
            <w:webHidden/>
          </w:rPr>
          <w:fldChar w:fldCharType="end"/>
        </w:r>
        <w:r w:rsidRPr="000C3C47">
          <w:rPr>
            <w:rStyle w:val="Hyperlink"/>
            <w:noProof/>
          </w:rPr>
          <w:fldChar w:fldCharType="end"/>
        </w:r>
      </w:ins>
    </w:p>
    <w:p w14:paraId="55781BBA" w14:textId="28399E6E" w:rsidR="00AE168F" w:rsidRDefault="00AE168F">
      <w:pPr>
        <w:pStyle w:val="TOC2"/>
        <w:tabs>
          <w:tab w:val="left" w:pos="720"/>
          <w:tab w:val="right" w:leader="dot" w:pos="9350"/>
        </w:tabs>
        <w:rPr>
          <w:ins w:id="33" w:author="Andrei-Eugen Birta" w:date="2018-05-14T22:23:00Z"/>
          <w:rFonts w:asciiTheme="minorHAnsi" w:eastAsiaTheme="minorEastAsia" w:hAnsiTheme="minorHAnsi" w:cstheme="minorBidi"/>
          <w:noProof/>
          <w:sz w:val="22"/>
          <w:szCs w:val="22"/>
        </w:rPr>
      </w:pPr>
      <w:ins w:id="3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"_Toc514099941"</w:instrText>
        </w:r>
        <w:r w:rsidRPr="000C3C47">
          <w:rPr>
            <w:rStyle w:val="Hyperlink"/>
            <w:noProof/>
          </w:rPr>
          <w:instrText xml:space="preserve"> </w:instrText>
        </w:r>
        <w:r w:rsidRPr="000C3C47">
          <w:rPr>
            <w:rStyle w:val="Hyperlink"/>
            <w:noProof/>
          </w:rPr>
          <w:fldChar w:fldCharType="separate"/>
        </w:r>
        <w:r w:rsidRPr="000C3C47">
          <w:rPr>
            <w:rStyle w:val="Hyperlink"/>
            <w:noProof/>
          </w:rPr>
          <w:t>a.</w:t>
        </w:r>
      </w:ins>
      <w:ins w:id="35" w:author="Andrei-Eugen Birta" w:date="2018-05-14T22:24:00Z">
        <w:r w:rsidR="00FF1D7F">
          <w:rPr>
            <w:rStyle w:val="Hyperlink"/>
            <w:noProof/>
          </w:rPr>
          <w:t xml:space="preserve"> </w:t>
        </w:r>
      </w:ins>
      <w:ins w:id="36" w:author="Andrei-Eugen Birta" w:date="2018-05-14T22:23:00Z">
        <w:r w:rsidRPr="000C3C47">
          <w:rPr>
            <w:rStyle w:val="Hyperlink"/>
            <w:noProof/>
          </w:rPr>
          <w:t>Pros</w:t>
        </w:r>
        <w:r>
          <w:rPr>
            <w:noProof/>
            <w:webHidden/>
          </w:rPr>
          <w:tab/>
        </w:r>
        <w:r>
          <w:rPr>
            <w:noProof/>
            <w:webHidden/>
          </w:rPr>
          <w:fldChar w:fldCharType="begin"/>
        </w:r>
        <w:r>
          <w:rPr>
            <w:noProof/>
            <w:webHidden/>
          </w:rPr>
          <w:instrText xml:space="preserve"> PAGEREF _Toc514099941 \h </w:instrText>
        </w:r>
      </w:ins>
      <w:r>
        <w:rPr>
          <w:noProof/>
          <w:webHidden/>
        </w:rPr>
      </w:r>
      <w:r>
        <w:rPr>
          <w:noProof/>
          <w:webHidden/>
        </w:rPr>
        <w:fldChar w:fldCharType="separate"/>
      </w:r>
      <w:ins w:id="37" w:author="Andrei-Eugen Birta" w:date="2018-05-14T22:23:00Z">
        <w:r>
          <w:rPr>
            <w:noProof/>
            <w:webHidden/>
          </w:rPr>
          <w:t>5</w:t>
        </w:r>
        <w:r>
          <w:rPr>
            <w:noProof/>
            <w:webHidden/>
          </w:rPr>
          <w:fldChar w:fldCharType="end"/>
        </w:r>
        <w:r w:rsidRPr="000C3C47">
          <w:rPr>
            <w:rStyle w:val="Hyperlink"/>
            <w:noProof/>
          </w:rPr>
          <w:fldChar w:fldCharType="end"/>
        </w:r>
      </w:ins>
    </w:p>
    <w:p w14:paraId="7BCC966B" w14:textId="09C56955" w:rsidR="00AE168F" w:rsidRDefault="00AE168F">
      <w:pPr>
        <w:pStyle w:val="TOC2"/>
        <w:tabs>
          <w:tab w:val="left" w:pos="720"/>
          <w:tab w:val="right" w:leader="dot" w:pos="9350"/>
        </w:tabs>
        <w:rPr>
          <w:ins w:id="38" w:author="Andrei-Eugen Birta" w:date="2018-05-14T22:23:00Z"/>
          <w:rFonts w:asciiTheme="minorHAnsi" w:eastAsiaTheme="minorEastAsia" w:hAnsiTheme="minorHAnsi" w:cstheme="minorBidi"/>
          <w:noProof/>
          <w:sz w:val="22"/>
          <w:szCs w:val="22"/>
        </w:rPr>
      </w:pPr>
      <w:ins w:id="3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"_Toc514099942"</w:instrText>
        </w:r>
        <w:r w:rsidRPr="000C3C47">
          <w:rPr>
            <w:rStyle w:val="Hyperlink"/>
            <w:noProof/>
          </w:rPr>
          <w:instrText xml:space="preserve"> </w:instrText>
        </w:r>
        <w:r w:rsidRPr="000C3C47">
          <w:rPr>
            <w:rStyle w:val="Hyperlink"/>
            <w:noProof/>
          </w:rPr>
          <w:fldChar w:fldCharType="separate"/>
        </w:r>
        <w:r w:rsidRPr="000C3C47">
          <w:rPr>
            <w:rStyle w:val="Hyperlink"/>
            <w:noProof/>
          </w:rPr>
          <w:t>b.</w:t>
        </w:r>
      </w:ins>
      <w:ins w:id="40" w:author="Andrei-Eugen Birta" w:date="2018-05-14T22:24:00Z">
        <w:r w:rsidR="00FF1D7F">
          <w:rPr>
            <w:rStyle w:val="Hyperlink"/>
            <w:noProof/>
          </w:rPr>
          <w:t xml:space="preserve"> </w:t>
        </w:r>
      </w:ins>
      <w:ins w:id="41" w:author="Andrei-Eugen Birta" w:date="2018-05-14T22:23:00Z">
        <w:r w:rsidRPr="000C3C47">
          <w:rPr>
            <w:rStyle w:val="Hyperlink"/>
            <w:noProof/>
          </w:rPr>
          <w:t>Cons</w:t>
        </w:r>
        <w:r>
          <w:rPr>
            <w:noProof/>
            <w:webHidden/>
          </w:rPr>
          <w:tab/>
        </w:r>
        <w:r>
          <w:rPr>
            <w:noProof/>
            <w:webHidden/>
          </w:rPr>
          <w:fldChar w:fldCharType="begin"/>
        </w:r>
        <w:r>
          <w:rPr>
            <w:noProof/>
            <w:webHidden/>
          </w:rPr>
          <w:instrText xml:space="preserve"> PAGEREF _Toc514099942 \h </w:instrText>
        </w:r>
      </w:ins>
      <w:r>
        <w:rPr>
          <w:noProof/>
          <w:webHidden/>
        </w:rPr>
      </w:r>
      <w:r>
        <w:rPr>
          <w:noProof/>
          <w:webHidden/>
        </w:rPr>
        <w:fldChar w:fldCharType="separate"/>
      </w:r>
      <w:ins w:id="42" w:author="Andrei-Eugen Birta" w:date="2018-05-14T22:23:00Z">
        <w:r>
          <w:rPr>
            <w:noProof/>
            <w:webHidden/>
          </w:rPr>
          <w:t>5</w:t>
        </w:r>
        <w:r>
          <w:rPr>
            <w:noProof/>
            <w:webHidden/>
          </w:rPr>
          <w:fldChar w:fldCharType="end"/>
        </w:r>
        <w:r w:rsidRPr="000C3C47">
          <w:rPr>
            <w:rStyle w:val="Hyperlink"/>
            <w:noProof/>
          </w:rPr>
          <w:fldChar w:fldCharType="end"/>
        </w:r>
      </w:ins>
    </w:p>
    <w:p w14:paraId="72B37DA1" w14:textId="5A9DF8AA" w:rsidR="00AE168F" w:rsidRDefault="00AE168F">
      <w:pPr>
        <w:pStyle w:val="TOC1"/>
        <w:tabs>
          <w:tab w:val="left" w:pos="480"/>
          <w:tab w:val="right" w:leader="dot" w:pos="9350"/>
        </w:tabs>
        <w:rPr>
          <w:ins w:id="43" w:author="Andrei-Eugen Birta" w:date="2018-05-14T22:23:00Z"/>
          <w:rFonts w:asciiTheme="minorHAnsi" w:eastAsiaTheme="minorEastAsia" w:hAnsiTheme="minorHAnsi" w:cstheme="minorBidi"/>
          <w:noProof/>
          <w:sz w:val="22"/>
          <w:szCs w:val="22"/>
        </w:rPr>
      </w:pPr>
      <w:ins w:id="4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"_Toc514099943"</w:instrText>
        </w:r>
        <w:r w:rsidRPr="000C3C47">
          <w:rPr>
            <w:rStyle w:val="Hyperlink"/>
            <w:noProof/>
          </w:rPr>
          <w:instrText xml:space="preserve"> </w:instrText>
        </w:r>
        <w:r w:rsidRPr="000C3C47">
          <w:rPr>
            <w:rStyle w:val="Hyperlink"/>
            <w:noProof/>
          </w:rPr>
          <w:fldChar w:fldCharType="separate"/>
        </w:r>
        <w:r w:rsidRPr="000C3C47">
          <w:rPr>
            <w:rStyle w:val="Hyperlink"/>
            <w:noProof/>
          </w:rPr>
          <w:t>4.</w:t>
        </w:r>
      </w:ins>
      <w:ins w:id="45" w:author="Andrei-Eugen Birta" w:date="2018-05-14T22:24:00Z">
        <w:r w:rsidR="00FF1D7F">
          <w:rPr>
            <w:rFonts w:asciiTheme="minorHAnsi" w:eastAsiaTheme="minorEastAsia" w:hAnsiTheme="minorHAnsi" w:cstheme="minorBidi"/>
            <w:noProof/>
            <w:sz w:val="22"/>
            <w:szCs w:val="22"/>
          </w:rPr>
          <w:t xml:space="preserve"> </w:t>
        </w:r>
      </w:ins>
      <w:ins w:id="46" w:author="Andrei-Eugen Birta" w:date="2018-05-14T22:23:00Z">
        <w:r w:rsidRPr="000C3C47">
          <w:rPr>
            <w:rStyle w:val="Hyperlink"/>
            <w:noProof/>
          </w:rPr>
          <w:t>Development Process</w:t>
        </w:r>
        <w:r>
          <w:rPr>
            <w:noProof/>
            <w:webHidden/>
          </w:rPr>
          <w:tab/>
        </w:r>
        <w:r>
          <w:rPr>
            <w:noProof/>
            <w:webHidden/>
          </w:rPr>
          <w:fldChar w:fldCharType="begin"/>
        </w:r>
        <w:r>
          <w:rPr>
            <w:noProof/>
            <w:webHidden/>
          </w:rPr>
          <w:instrText xml:space="preserve"> PAGEREF _Toc514099943 \h </w:instrText>
        </w:r>
      </w:ins>
      <w:r>
        <w:rPr>
          <w:noProof/>
          <w:webHidden/>
        </w:rPr>
      </w:r>
      <w:r>
        <w:rPr>
          <w:noProof/>
          <w:webHidden/>
        </w:rPr>
        <w:fldChar w:fldCharType="separate"/>
      </w:r>
      <w:ins w:id="47" w:author="Andrei-Eugen Birta" w:date="2018-05-14T22:23:00Z">
        <w:r>
          <w:rPr>
            <w:noProof/>
            <w:webHidden/>
          </w:rPr>
          <w:t>5</w:t>
        </w:r>
        <w:r>
          <w:rPr>
            <w:noProof/>
            <w:webHidden/>
          </w:rPr>
          <w:fldChar w:fldCharType="end"/>
        </w:r>
        <w:r w:rsidRPr="000C3C47">
          <w:rPr>
            <w:rStyle w:val="Hyperlink"/>
            <w:noProof/>
          </w:rPr>
          <w:fldChar w:fldCharType="end"/>
        </w:r>
      </w:ins>
    </w:p>
    <w:p w14:paraId="6AE785F1" w14:textId="32D8044F" w:rsidR="00AE168F" w:rsidRDefault="00AE168F">
      <w:pPr>
        <w:pStyle w:val="TOC2"/>
        <w:tabs>
          <w:tab w:val="left" w:pos="720"/>
          <w:tab w:val="right" w:leader="dot" w:pos="9350"/>
        </w:tabs>
        <w:rPr>
          <w:ins w:id="48" w:author="Andrei-Eugen Birta" w:date="2018-05-14T22:23:00Z"/>
          <w:rFonts w:asciiTheme="minorHAnsi" w:eastAsiaTheme="minorEastAsia" w:hAnsiTheme="minorHAnsi" w:cstheme="minorBidi"/>
          <w:noProof/>
          <w:sz w:val="22"/>
          <w:szCs w:val="22"/>
        </w:rPr>
      </w:pPr>
      <w:ins w:id="4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"_Toc514099944"</w:instrText>
        </w:r>
        <w:r w:rsidRPr="000C3C47">
          <w:rPr>
            <w:rStyle w:val="Hyperlink"/>
            <w:noProof/>
          </w:rPr>
          <w:instrText xml:space="preserve"> </w:instrText>
        </w:r>
        <w:r w:rsidRPr="000C3C47">
          <w:rPr>
            <w:rStyle w:val="Hyperlink"/>
            <w:noProof/>
          </w:rPr>
          <w:fldChar w:fldCharType="separate"/>
        </w:r>
        <w:r w:rsidRPr="000C3C47">
          <w:rPr>
            <w:rStyle w:val="Hyperlink"/>
            <w:noProof/>
          </w:rPr>
          <w:t>a.</w:t>
        </w:r>
      </w:ins>
      <w:ins w:id="50" w:author="Andrei-Eugen Birta" w:date="2018-05-14T22:24:00Z">
        <w:r w:rsidR="00FF1D7F">
          <w:rPr>
            <w:rStyle w:val="Hyperlink"/>
            <w:noProof/>
          </w:rPr>
          <w:t xml:space="preserve"> </w:t>
        </w:r>
      </w:ins>
      <w:ins w:id="51" w:author="Andrei-Eugen Birta" w:date="2018-05-14T22:23:00Z">
        <w:r w:rsidRPr="000C3C47">
          <w:rPr>
            <w:rStyle w:val="Hyperlink"/>
            <w:noProof/>
          </w:rPr>
          <w:t>Data Acquisition</w:t>
        </w:r>
        <w:r>
          <w:rPr>
            <w:noProof/>
            <w:webHidden/>
          </w:rPr>
          <w:tab/>
        </w:r>
        <w:r>
          <w:rPr>
            <w:noProof/>
            <w:webHidden/>
          </w:rPr>
          <w:fldChar w:fldCharType="begin"/>
        </w:r>
        <w:r>
          <w:rPr>
            <w:noProof/>
            <w:webHidden/>
          </w:rPr>
          <w:instrText xml:space="preserve"> PAGEREF _Toc514099944 \h </w:instrText>
        </w:r>
      </w:ins>
      <w:r>
        <w:rPr>
          <w:noProof/>
          <w:webHidden/>
        </w:rPr>
      </w:r>
      <w:r>
        <w:rPr>
          <w:noProof/>
          <w:webHidden/>
        </w:rPr>
        <w:fldChar w:fldCharType="separate"/>
      </w:r>
      <w:ins w:id="52" w:author="Andrei-Eugen Birta" w:date="2018-05-14T22:23:00Z">
        <w:r>
          <w:rPr>
            <w:noProof/>
            <w:webHidden/>
          </w:rPr>
          <w:t>5</w:t>
        </w:r>
        <w:r>
          <w:rPr>
            <w:noProof/>
            <w:webHidden/>
          </w:rPr>
          <w:fldChar w:fldCharType="end"/>
        </w:r>
        <w:r w:rsidRPr="000C3C47">
          <w:rPr>
            <w:rStyle w:val="Hyperlink"/>
            <w:noProof/>
          </w:rPr>
          <w:fldChar w:fldCharType="end"/>
        </w:r>
      </w:ins>
    </w:p>
    <w:p w14:paraId="4F0A6383" w14:textId="1C313D4D" w:rsidR="00AE168F" w:rsidRDefault="00AE168F">
      <w:pPr>
        <w:pStyle w:val="TOC2"/>
        <w:tabs>
          <w:tab w:val="left" w:pos="720"/>
          <w:tab w:val="right" w:leader="dot" w:pos="9350"/>
        </w:tabs>
        <w:rPr>
          <w:ins w:id="53" w:author="Andrei-Eugen Birta" w:date="2018-05-14T22:23:00Z"/>
          <w:rFonts w:asciiTheme="minorHAnsi" w:eastAsiaTheme="minorEastAsia" w:hAnsiTheme="minorHAnsi" w:cstheme="minorBidi"/>
          <w:noProof/>
          <w:sz w:val="22"/>
          <w:szCs w:val="22"/>
        </w:rPr>
      </w:pPr>
      <w:ins w:id="5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"_Toc514099945"</w:instrText>
        </w:r>
        <w:r w:rsidRPr="000C3C47">
          <w:rPr>
            <w:rStyle w:val="Hyperlink"/>
            <w:noProof/>
          </w:rPr>
          <w:instrText xml:space="preserve"> </w:instrText>
        </w:r>
        <w:r w:rsidRPr="000C3C47">
          <w:rPr>
            <w:rStyle w:val="Hyperlink"/>
            <w:noProof/>
          </w:rPr>
          <w:fldChar w:fldCharType="separate"/>
        </w:r>
        <w:r w:rsidRPr="000C3C47">
          <w:rPr>
            <w:rStyle w:val="Hyperlink"/>
            <w:noProof/>
          </w:rPr>
          <w:t>b.</w:t>
        </w:r>
        <w:r w:rsidR="00FF1D7F">
          <w:rPr>
            <w:rStyle w:val="Hyperlink"/>
            <w:noProof/>
          </w:rPr>
          <w:t xml:space="preserve"> </w:t>
        </w:r>
        <w:r w:rsidRPr="000C3C47">
          <w:rPr>
            <w:rStyle w:val="Hyperlink"/>
            <w:noProof/>
          </w:rPr>
          <w:t>Data Wrangling</w:t>
        </w:r>
        <w:r>
          <w:rPr>
            <w:noProof/>
            <w:webHidden/>
          </w:rPr>
          <w:tab/>
        </w:r>
        <w:r>
          <w:rPr>
            <w:noProof/>
            <w:webHidden/>
          </w:rPr>
          <w:fldChar w:fldCharType="begin"/>
        </w:r>
        <w:r>
          <w:rPr>
            <w:noProof/>
            <w:webHidden/>
          </w:rPr>
          <w:instrText xml:space="preserve"> PAGEREF _Toc514099945 \h </w:instrText>
        </w:r>
      </w:ins>
      <w:r>
        <w:rPr>
          <w:noProof/>
          <w:webHidden/>
        </w:rPr>
      </w:r>
      <w:r>
        <w:rPr>
          <w:noProof/>
          <w:webHidden/>
        </w:rPr>
        <w:fldChar w:fldCharType="separate"/>
      </w:r>
      <w:ins w:id="55" w:author="Andrei-Eugen Birta" w:date="2018-05-14T22:23:00Z">
        <w:r>
          <w:rPr>
            <w:noProof/>
            <w:webHidden/>
          </w:rPr>
          <w:t>6</w:t>
        </w:r>
        <w:r>
          <w:rPr>
            <w:noProof/>
            <w:webHidden/>
          </w:rPr>
          <w:fldChar w:fldCharType="end"/>
        </w:r>
        <w:r w:rsidRPr="000C3C47">
          <w:rPr>
            <w:rStyle w:val="Hyperlink"/>
            <w:noProof/>
          </w:rPr>
          <w:fldChar w:fldCharType="end"/>
        </w:r>
      </w:ins>
    </w:p>
    <w:p w14:paraId="5C988742" w14:textId="4789DB97" w:rsidR="00AE168F" w:rsidRDefault="00AE168F">
      <w:pPr>
        <w:pStyle w:val="TOC3"/>
        <w:tabs>
          <w:tab w:val="right" w:leader="dot" w:pos="9350"/>
        </w:tabs>
        <w:rPr>
          <w:ins w:id="56" w:author="Andrei-Eugen Birta" w:date="2018-05-14T22:23:00Z"/>
          <w:rFonts w:asciiTheme="minorHAnsi" w:eastAsiaTheme="minorEastAsia" w:hAnsiTheme="minorHAnsi" w:cstheme="minorBidi"/>
          <w:noProof/>
          <w:sz w:val="22"/>
          <w:szCs w:val="22"/>
        </w:rPr>
      </w:pPr>
      <w:ins w:id="57"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"_Toc514099946"</w:instrText>
        </w:r>
        <w:r w:rsidRPr="000C3C47">
          <w:rPr>
            <w:rStyle w:val="Hyperlink"/>
            <w:noProof/>
          </w:rPr>
          <w:instrText xml:space="preserve"> </w:instrText>
        </w:r>
        <w:r w:rsidRPr="000C3C47">
          <w:rPr>
            <w:rStyle w:val="Hyperlink"/>
            <w:noProof/>
          </w:rPr>
          <w:fldChar w:fldCharType="separate"/>
        </w:r>
        <w:r w:rsidRPr="000C3C47">
          <w:rPr>
            <w:rStyle w:val="Hyperlink"/>
            <w:noProof/>
          </w:rPr>
          <w:t>b.1. Identify and Handle Missing Values</w:t>
        </w:r>
        <w:r>
          <w:rPr>
            <w:noProof/>
            <w:webHidden/>
          </w:rPr>
          <w:tab/>
        </w:r>
        <w:r>
          <w:rPr>
            <w:noProof/>
            <w:webHidden/>
          </w:rPr>
          <w:fldChar w:fldCharType="begin"/>
        </w:r>
        <w:r>
          <w:rPr>
            <w:noProof/>
            <w:webHidden/>
          </w:rPr>
          <w:instrText xml:space="preserve"> PAGEREF _Toc514099946 \h </w:instrText>
        </w:r>
      </w:ins>
      <w:r>
        <w:rPr>
          <w:noProof/>
          <w:webHidden/>
        </w:rPr>
      </w:r>
      <w:r>
        <w:rPr>
          <w:noProof/>
          <w:webHidden/>
        </w:rPr>
        <w:fldChar w:fldCharType="separate"/>
      </w:r>
      <w:ins w:id="58" w:author="Andrei-Eugen Birta" w:date="2018-05-14T22:23:00Z">
        <w:r>
          <w:rPr>
            <w:noProof/>
            <w:webHidden/>
          </w:rPr>
          <w:t>6</w:t>
        </w:r>
        <w:r>
          <w:rPr>
            <w:noProof/>
            <w:webHidden/>
          </w:rPr>
          <w:fldChar w:fldCharType="end"/>
        </w:r>
        <w:r w:rsidRPr="000C3C47">
          <w:rPr>
            <w:rStyle w:val="Hyperlink"/>
            <w:noProof/>
          </w:rPr>
          <w:fldChar w:fldCharType="end"/>
        </w:r>
      </w:ins>
    </w:p>
    <w:p w14:paraId="6289D3AE" w14:textId="6EA4517A" w:rsidR="00AE168F" w:rsidRDefault="00AE168F">
      <w:pPr>
        <w:pStyle w:val="TOC3"/>
        <w:tabs>
          <w:tab w:val="right" w:leader="dot" w:pos="9350"/>
        </w:tabs>
        <w:rPr>
          <w:ins w:id="59" w:author="Andrei-Eugen Birta" w:date="2018-05-14T22:23:00Z"/>
          <w:rFonts w:asciiTheme="minorHAnsi" w:eastAsiaTheme="minorEastAsia" w:hAnsiTheme="minorHAnsi" w:cstheme="minorBidi"/>
          <w:noProof/>
          <w:sz w:val="22"/>
          <w:szCs w:val="22"/>
        </w:rPr>
      </w:pPr>
      <w:ins w:id="60"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"_Toc514099947"</w:instrText>
        </w:r>
        <w:r w:rsidRPr="000C3C47">
          <w:rPr>
            <w:rStyle w:val="Hyperlink"/>
            <w:noProof/>
          </w:rPr>
          <w:instrText xml:space="preserve"> </w:instrText>
        </w:r>
        <w:r w:rsidRPr="000C3C47">
          <w:rPr>
            <w:rStyle w:val="Hyperlink"/>
            <w:noProof/>
          </w:rPr>
          <w:fldChar w:fldCharType="separate"/>
        </w:r>
        <w:r w:rsidRPr="000C3C47">
          <w:rPr>
            <w:rStyle w:val="Hyperlink"/>
            <w:noProof/>
          </w:rPr>
          <w:t>b.2. Data Formatting</w:t>
        </w:r>
        <w:r>
          <w:rPr>
            <w:noProof/>
            <w:webHidden/>
          </w:rPr>
          <w:tab/>
        </w:r>
        <w:r>
          <w:rPr>
            <w:noProof/>
            <w:webHidden/>
          </w:rPr>
          <w:fldChar w:fldCharType="begin"/>
        </w:r>
        <w:r>
          <w:rPr>
            <w:noProof/>
            <w:webHidden/>
          </w:rPr>
          <w:instrText xml:space="preserve"> PAGEREF _Toc514099947 \h </w:instrText>
        </w:r>
      </w:ins>
      <w:r>
        <w:rPr>
          <w:noProof/>
          <w:webHidden/>
        </w:rPr>
      </w:r>
      <w:r>
        <w:rPr>
          <w:noProof/>
          <w:webHidden/>
        </w:rPr>
        <w:fldChar w:fldCharType="separate"/>
      </w:r>
      <w:ins w:id="61" w:author="Andrei-Eugen Birta" w:date="2018-05-14T22:23:00Z">
        <w:r>
          <w:rPr>
            <w:noProof/>
            <w:webHidden/>
          </w:rPr>
          <w:t>8</w:t>
        </w:r>
        <w:r>
          <w:rPr>
            <w:noProof/>
            <w:webHidden/>
          </w:rPr>
          <w:fldChar w:fldCharType="end"/>
        </w:r>
        <w:r w:rsidRPr="000C3C47">
          <w:rPr>
            <w:rStyle w:val="Hyperlink"/>
            <w:noProof/>
          </w:rPr>
          <w:fldChar w:fldCharType="end"/>
        </w:r>
      </w:ins>
    </w:p>
    <w:p w14:paraId="5C8A98D8" w14:textId="3076E261" w:rsidR="00AE168F" w:rsidRDefault="00AE168F">
      <w:pPr>
        <w:pStyle w:val="TOC3"/>
        <w:tabs>
          <w:tab w:val="right" w:leader="dot" w:pos="9350"/>
        </w:tabs>
        <w:rPr>
          <w:ins w:id="62" w:author="Andrei-Eugen Birta" w:date="2018-05-14T22:23:00Z"/>
          <w:rFonts w:asciiTheme="minorHAnsi" w:eastAsiaTheme="minorEastAsia" w:hAnsiTheme="minorHAnsi" w:cstheme="minorBidi"/>
          <w:noProof/>
          <w:sz w:val="22"/>
          <w:szCs w:val="22"/>
        </w:rPr>
      </w:pPr>
      <w:ins w:id="63"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"_Toc514099948"</w:instrText>
        </w:r>
        <w:r w:rsidRPr="000C3C47">
          <w:rPr>
            <w:rStyle w:val="Hyperlink"/>
            <w:noProof/>
          </w:rPr>
          <w:instrText xml:space="preserve"> </w:instrText>
        </w:r>
        <w:r w:rsidRPr="000C3C47">
          <w:rPr>
            <w:rStyle w:val="Hyperlink"/>
            <w:noProof/>
          </w:rPr>
          <w:fldChar w:fldCharType="separate"/>
        </w:r>
        <w:r w:rsidRPr="000C3C47">
          <w:rPr>
            <w:rStyle w:val="Hyperlink"/>
            <w:noProof/>
          </w:rPr>
          <w:t>b.3. Data Normalization</w:t>
        </w:r>
        <w:r>
          <w:rPr>
            <w:noProof/>
            <w:webHidden/>
          </w:rPr>
          <w:tab/>
        </w:r>
        <w:r>
          <w:rPr>
            <w:noProof/>
            <w:webHidden/>
          </w:rPr>
          <w:fldChar w:fldCharType="begin"/>
        </w:r>
        <w:r>
          <w:rPr>
            <w:noProof/>
            <w:webHidden/>
          </w:rPr>
          <w:instrText xml:space="preserve"> PAGEREF _Toc514099948 \h </w:instrText>
        </w:r>
      </w:ins>
      <w:r>
        <w:rPr>
          <w:noProof/>
          <w:webHidden/>
        </w:rPr>
      </w:r>
      <w:r>
        <w:rPr>
          <w:noProof/>
          <w:webHidden/>
        </w:rPr>
        <w:fldChar w:fldCharType="separate"/>
      </w:r>
      <w:ins w:id="64" w:author="Andrei-Eugen Birta" w:date="2018-05-14T22:23:00Z">
        <w:r>
          <w:rPr>
            <w:noProof/>
            <w:webHidden/>
          </w:rPr>
          <w:t>9</w:t>
        </w:r>
        <w:r>
          <w:rPr>
            <w:noProof/>
            <w:webHidden/>
          </w:rPr>
          <w:fldChar w:fldCharType="end"/>
        </w:r>
        <w:r w:rsidRPr="000C3C47">
          <w:rPr>
            <w:rStyle w:val="Hyperlink"/>
            <w:noProof/>
          </w:rPr>
          <w:fldChar w:fldCharType="end"/>
        </w:r>
      </w:ins>
    </w:p>
    <w:p w14:paraId="4C16801E" w14:textId="3ED7D207" w:rsidR="00AE168F" w:rsidRDefault="00AE168F">
      <w:pPr>
        <w:pStyle w:val="TOC2"/>
        <w:tabs>
          <w:tab w:val="left" w:pos="720"/>
          <w:tab w:val="right" w:leader="dot" w:pos="9350"/>
        </w:tabs>
        <w:rPr>
          <w:ins w:id="65" w:author="Andrei-Eugen Birta" w:date="2018-05-14T22:23:00Z"/>
          <w:rFonts w:asciiTheme="minorHAnsi" w:eastAsiaTheme="minorEastAsia" w:hAnsiTheme="minorHAnsi" w:cstheme="minorBidi"/>
          <w:noProof/>
          <w:sz w:val="22"/>
          <w:szCs w:val="22"/>
        </w:rPr>
      </w:pPr>
      <w:ins w:id="66"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"_Toc514099949"</w:instrText>
        </w:r>
        <w:r w:rsidRPr="000C3C47">
          <w:rPr>
            <w:rStyle w:val="Hyperlink"/>
            <w:noProof/>
          </w:rPr>
          <w:instrText xml:space="preserve"> </w:instrText>
        </w:r>
        <w:r w:rsidRPr="000C3C47">
          <w:rPr>
            <w:rStyle w:val="Hyperlink"/>
            <w:noProof/>
          </w:rPr>
          <w:fldChar w:fldCharType="separate"/>
        </w:r>
        <w:r w:rsidRPr="000C3C47">
          <w:rPr>
            <w:rStyle w:val="Hyperlink"/>
            <w:noProof/>
          </w:rPr>
          <w:t>c.</w:t>
        </w:r>
        <w:r w:rsidR="00FF1D7F">
          <w:rPr>
            <w:rStyle w:val="Hyperlink"/>
            <w:noProof/>
          </w:rPr>
          <w:t xml:space="preserve"> </w:t>
        </w:r>
        <w:r w:rsidRPr="000C3C47">
          <w:rPr>
            <w:rStyle w:val="Hyperlink"/>
            <w:noProof/>
          </w:rPr>
          <w:t>Descriptive Analysis</w:t>
        </w:r>
        <w:r>
          <w:rPr>
            <w:noProof/>
            <w:webHidden/>
          </w:rPr>
          <w:tab/>
        </w:r>
        <w:r>
          <w:rPr>
            <w:noProof/>
            <w:webHidden/>
          </w:rPr>
          <w:fldChar w:fldCharType="begin"/>
        </w:r>
        <w:r>
          <w:rPr>
            <w:noProof/>
            <w:webHidden/>
          </w:rPr>
          <w:instrText xml:space="preserve"> PAGEREF _Toc514099949 \h </w:instrText>
        </w:r>
      </w:ins>
      <w:r>
        <w:rPr>
          <w:noProof/>
          <w:webHidden/>
        </w:rPr>
      </w:r>
      <w:r>
        <w:rPr>
          <w:noProof/>
          <w:webHidden/>
        </w:rPr>
        <w:fldChar w:fldCharType="separate"/>
      </w:r>
      <w:ins w:id="67" w:author="Andrei-Eugen Birta" w:date="2018-05-14T22:23:00Z">
        <w:r>
          <w:rPr>
            <w:noProof/>
            <w:webHidden/>
          </w:rPr>
          <w:t>10</w:t>
        </w:r>
        <w:r>
          <w:rPr>
            <w:noProof/>
            <w:webHidden/>
          </w:rPr>
          <w:fldChar w:fldCharType="end"/>
        </w:r>
        <w:r w:rsidRPr="000C3C47">
          <w:rPr>
            <w:rStyle w:val="Hyperlink"/>
            <w:noProof/>
          </w:rPr>
          <w:fldChar w:fldCharType="end"/>
        </w:r>
      </w:ins>
    </w:p>
    <w:p w14:paraId="163DDD16" w14:textId="3AD6DE9B" w:rsidR="00AE168F" w:rsidRDefault="00AE168F">
      <w:pPr>
        <w:pStyle w:val="TOC2"/>
        <w:tabs>
          <w:tab w:val="left" w:pos="720"/>
          <w:tab w:val="right" w:leader="dot" w:pos="9350"/>
        </w:tabs>
        <w:rPr>
          <w:ins w:id="68" w:author="Andrei-Eugen Birta" w:date="2018-05-14T22:23:00Z"/>
          <w:rFonts w:asciiTheme="minorHAnsi" w:eastAsiaTheme="minorEastAsia" w:hAnsiTheme="minorHAnsi" w:cstheme="minorBidi"/>
          <w:noProof/>
          <w:sz w:val="22"/>
          <w:szCs w:val="22"/>
        </w:rPr>
      </w:pPr>
      <w:ins w:id="6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"_Toc514099950"</w:instrText>
        </w:r>
        <w:r w:rsidRPr="000C3C47">
          <w:rPr>
            <w:rStyle w:val="Hyperlink"/>
            <w:noProof/>
          </w:rPr>
          <w:instrText xml:space="preserve"> </w:instrText>
        </w:r>
        <w:r w:rsidRPr="000C3C47">
          <w:rPr>
            <w:rStyle w:val="Hyperlink"/>
            <w:noProof/>
          </w:rPr>
          <w:fldChar w:fldCharType="separate"/>
        </w:r>
        <w:r w:rsidRPr="000C3C47">
          <w:rPr>
            <w:rStyle w:val="Hyperlink"/>
            <w:noProof/>
          </w:rPr>
          <w:t>d.</w:t>
        </w:r>
        <w:r w:rsidR="00FF1D7F">
          <w:rPr>
            <w:rFonts w:asciiTheme="minorHAnsi" w:eastAsiaTheme="minorEastAsia" w:hAnsiTheme="minorHAnsi" w:cstheme="minorBidi"/>
            <w:noProof/>
            <w:sz w:val="22"/>
            <w:szCs w:val="22"/>
          </w:rPr>
          <w:t xml:space="preserve"> </w:t>
        </w:r>
        <w:r w:rsidRPr="000C3C47">
          <w:rPr>
            <w:rStyle w:val="Hyperlink"/>
            <w:noProof/>
          </w:rPr>
          <w:t>Diagnostic Analysis</w:t>
        </w:r>
        <w:r>
          <w:rPr>
            <w:noProof/>
            <w:webHidden/>
          </w:rPr>
          <w:tab/>
        </w:r>
        <w:r>
          <w:rPr>
            <w:noProof/>
            <w:webHidden/>
          </w:rPr>
          <w:fldChar w:fldCharType="begin"/>
        </w:r>
        <w:r>
          <w:rPr>
            <w:noProof/>
            <w:webHidden/>
          </w:rPr>
          <w:instrText xml:space="preserve"> PAGEREF _Toc514099950 \h </w:instrText>
        </w:r>
      </w:ins>
      <w:r>
        <w:rPr>
          <w:noProof/>
          <w:webHidden/>
        </w:rPr>
      </w:r>
      <w:r>
        <w:rPr>
          <w:noProof/>
          <w:webHidden/>
        </w:rPr>
        <w:fldChar w:fldCharType="separate"/>
      </w:r>
      <w:ins w:id="70" w:author="Andrei-Eugen Birta" w:date="2018-05-14T22:23:00Z">
        <w:r>
          <w:rPr>
            <w:noProof/>
            <w:webHidden/>
          </w:rPr>
          <w:t>15</w:t>
        </w:r>
        <w:r>
          <w:rPr>
            <w:noProof/>
            <w:webHidden/>
          </w:rPr>
          <w:fldChar w:fldCharType="end"/>
        </w:r>
        <w:r w:rsidRPr="000C3C47">
          <w:rPr>
            <w:rStyle w:val="Hyperlink"/>
            <w:noProof/>
          </w:rPr>
          <w:fldChar w:fldCharType="end"/>
        </w:r>
      </w:ins>
    </w:p>
    <w:p w14:paraId="5E5754D4" w14:textId="5EBE441A" w:rsidR="00AE168F" w:rsidRDefault="00AE168F">
      <w:pPr>
        <w:pStyle w:val="TOC2"/>
        <w:tabs>
          <w:tab w:val="left" w:pos="720"/>
          <w:tab w:val="right" w:leader="dot" w:pos="9350"/>
        </w:tabs>
        <w:rPr>
          <w:ins w:id="71" w:author="Andrei-Eugen Birta" w:date="2018-05-14T22:23:00Z"/>
          <w:rFonts w:asciiTheme="minorHAnsi" w:eastAsiaTheme="minorEastAsia" w:hAnsiTheme="minorHAnsi" w:cstheme="minorBidi"/>
          <w:noProof/>
          <w:sz w:val="22"/>
          <w:szCs w:val="22"/>
        </w:rPr>
      </w:pPr>
      <w:ins w:id="72"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"_Toc514099951"</w:instrText>
        </w:r>
        <w:r w:rsidRPr="000C3C47">
          <w:rPr>
            <w:rStyle w:val="Hyperlink"/>
            <w:noProof/>
          </w:rPr>
          <w:instrText xml:space="preserve"> </w:instrText>
        </w:r>
        <w:r w:rsidRPr="000C3C47">
          <w:rPr>
            <w:rStyle w:val="Hyperlink"/>
            <w:noProof/>
          </w:rPr>
          <w:fldChar w:fldCharType="separate"/>
        </w:r>
        <w:r w:rsidRPr="000C3C47">
          <w:rPr>
            <w:rStyle w:val="Hyperlink"/>
            <w:noProof/>
          </w:rPr>
          <w:t>e.</w:t>
        </w:r>
        <w:r w:rsidR="00FF1D7F">
          <w:rPr>
            <w:rFonts w:asciiTheme="minorHAnsi" w:eastAsiaTheme="minorEastAsia" w:hAnsiTheme="minorHAnsi" w:cstheme="minorBidi"/>
            <w:noProof/>
            <w:sz w:val="22"/>
            <w:szCs w:val="22"/>
          </w:rPr>
          <w:t xml:space="preserve"> </w:t>
        </w:r>
        <w:r w:rsidRPr="000C3C47">
          <w:rPr>
            <w:rStyle w:val="Hyperlink"/>
            <w:noProof/>
          </w:rPr>
          <w:t>Predictive Analysis</w:t>
        </w:r>
        <w:r>
          <w:rPr>
            <w:noProof/>
            <w:webHidden/>
          </w:rPr>
          <w:tab/>
        </w:r>
        <w:r>
          <w:rPr>
            <w:noProof/>
            <w:webHidden/>
          </w:rPr>
          <w:fldChar w:fldCharType="begin"/>
        </w:r>
        <w:r>
          <w:rPr>
            <w:noProof/>
            <w:webHidden/>
          </w:rPr>
          <w:instrText xml:space="preserve"> PAGEREF _Toc514099951 \h </w:instrText>
        </w:r>
      </w:ins>
      <w:r>
        <w:rPr>
          <w:noProof/>
          <w:webHidden/>
        </w:rPr>
      </w:r>
      <w:r>
        <w:rPr>
          <w:noProof/>
          <w:webHidden/>
        </w:rPr>
        <w:fldChar w:fldCharType="separate"/>
      </w:r>
      <w:ins w:id="73" w:author="Andrei-Eugen Birta" w:date="2018-05-14T22:23:00Z">
        <w:r>
          <w:rPr>
            <w:noProof/>
            <w:webHidden/>
          </w:rPr>
          <w:t>16</w:t>
        </w:r>
        <w:r>
          <w:rPr>
            <w:noProof/>
            <w:webHidden/>
          </w:rPr>
          <w:fldChar w:fldCharType="end"/>
        </w:r>
        <w:r w:rsidRPr="000C3C47">
          <w:rPr>
            <w:rStyle w:val="Hyperlink"/>
            <w:noProof/>
          </w:rPr>
          <w:fldChar w:fldCharType="end"/>
        </w:r>
      </w:ins>
    </w:p>
    <w:p w14:paraId="575E3FED" w14:textId="283400FD" w:rsidR="00AE168F" w:rsidRDefault="00AE168F">
      <w:pPr>
        <w:pStyle w:val="TOC3"/>
        <w:tabs>
          <w:tab w:val="right" w:leader="dot" w:pos="9350"/>
        </w:tabs>
        <w:rPr>
          <w:ins w:id="74" w:author="Andrei-Eugen Birta" w:date="2018-05-14T22:23:00Z"/>
          <w:rFonts w:asciiTheme="minorHAnsi" w:eastAsiaTheme="minorEastAsia" w:hAnsiTheme="minorHAnsi" w:cstheme="minorBidi"/>
          <w:noProof/>
          <w:sz w:val="22"/>
          <w:szCs w:val="22"/>
        </w:rPr>
      </w:pPr>
      <w:ins w:id="75"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"_Toc514099952"</w:instrText>
        </w:r>
        <w:r w:rsidRPr="000C3C47">
          <w:rPr>
            <w:rStyle w:val="Hyperlink"/>
            <w:noProof/>
          </w:rPr>
          <w:instrText xml:space="preserve"> </w:instrText>
        </w:r>
        <w:r w:rsidRPr="000C3C47">
          <w:rPr>
            <w:rStyle w:val="Hyperlink"/>
            <w:noProof/>
          </w:rPr>
          <w:fldChar w:fldCharType="separate"/>
        </w:r>
        <w:r w:rsidRPr="000C3C47">
          <w:rPr>
            <w:rStyle w:val="Hyperlink"/>
            <w:noProof/>
          </w:rPr>
          <w:t>e.1. Supervised Learning</w:t>
        </w:r>
        <w:r>
          <w:rPr>
            <w:noProof/>
            <w:webHidden/>
          </w:rPr>
          <w:tab/>
        </w:r>
        <w:r>
          <w:rPr>
            <w:noProof/>
            <w:webHidden/>
          </w:rPr>
          <w:fldChar w:fldCharType="begin"/>
        </w:r>
        <w:r>
          <w:rPr>
            <w:noProof/>
            <w:webHidden/>
          </w:rPr>
          <w:instrText xml:space="preserve"> PAGEREF _Toc514099952 \h </w:instrText>
        </w:r>
      </w:ins>
      <w:r>
        <w:rPr>
          <w:noProof/>
          <w:webHidden/>
        </w:rPr>
      </w:r>
      <w:r>
        <w:rPr>
          <w:noProof/>
          <w:webHidden/>
        </w:rPr>
        <w:fldChar w:fldCharType="separate"/>
      </w:r>
      <w:ins w:id="76" w:author="Andrei-Eugen Birta" w:date="2018-05-14T22:23:00Z">
        <w:r>
          <w:rPr>
            <w:noProof/>
            <w:webHidden/>
          </w:rPr>
          <w:t>17</w:t>
        </w:r>
        <w:r>
          <w:rPr>
            <w:noProof/>
            <w:webHidden/>
          </w:rPr>
          <w:fldChar w:fldCharType="end"/>
        </w:r>
        <w:r w:rsidRPr="000C3C47">
          <w:rPr>
            <w:rStyle w:val="Hyperlink"/>
            <w:noProof/>
          </w:rPr>
          <w:fldChar w:fldCharType="end"/>
        </w:r>
      </w:ins>
    </w:p>
    <w:p w14:paraId="55C74B0D" w14:textId="551A6B57" w:rsidR="00AE168F" w:rsidRDefault="00AE168F">
      <w:pPr>
        <w:pStyle w:val="TOC4"/>
        <w:tabs>
          <w:tab w:val="right" w:leader="dot" w:pos="9350"/>
        </w:tabs>
        <w:rPr>
          <w:ins w:id="77" w:author="Andrei-Eugen Birta" w:date="2018-05-14T22:23:00Z"/>
          <w:rFonts w:asciiTheme="minorHAnsi" w:eastAsiaTheme="minorEastAsia" w:hAnsiTheme="minorHAnsi" w:cstheme="minorBidi"/>
          <w:noProof/>
          <w:sz w:val="22"/>
          <w:szCs w:val="22"/>
        </w:rPr>
      </w:pPr>
      <w:ins w:id="78"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"_Toc514099953"</w:instrText>
        </w:r>
        <w:r w:rsidRPr="000C3C47">
          <w:rPr>
            <w:rStyle w:val="Hyperlink"/>
            <w:noProof/>
          </w:rPr>
          <w:instrText xml:space="preserve"> </w:instrText>
        </w:r>
        <w:r w:rsidRPr="000C3C47">
          <w:rPr>
            <w:rStyle w:val="Hyperlink"/>
            <w:noProof/>
          </w:rPr>
          <w:fldChar w:fldCharType="separate"/>
        </w:r>
        <w:r w:rsidRPr="000C3C47">
          <w:rPr>
            <w:rStyle w:val="Hyperlink"/>
            <w:noProof/>
          </w:rPr>
          <w:t>e.1.1. Chosen technique</w:t>
        </w:r>
        <w:r>
          <w:rPr>
            <w:noProof/>
            <w:webHidden/>
          </w:rPr>
          <w:tab/>
        </w:r>
        <w:r>
          <w:rPr>
            <w:noProof/>
            <w:webHidden/>
          </w:rPr>
          <w:fldChar w:fldCharType="begin"/>
        </w:r>
        <w:r>
          <w:rPr>
            <w:noProof/>
            <w:webHidden/>
          </w:rPr>
          <w:instrText xml:space="preserve"> PAGEREF _Toc514099953 \h </w:instrText>
        </w:r>
      </w:ins>
      <w:r>
        <w:rPr>
          <w:noProof/>
          <w:webHidden/>
        </w:rPr>
      </w:r>
      <w:r>
        <w:rPr>
          <w:noProof/>
          <w:webHidden/>
        </w:rPr>
        <w:fldChar w:fldCharType="separate"/>
      </w:r>
      <w:ins w:id="79" w:author="Andrei-Eugen Birta" w:date="2018-05-14T22:23:00Z">
        <w:r>
          <w:rPr>
            <w:noProof/>
            <w:webHidden/>
          </w:rPr>
          <w:t>17</w:t>
        </w:r>
        <w:r>
          <w:rPr>
            <w:noProof/>
            <w:webHidden/>
          </w:rPr>
          <w:fldChar w:fldCharType="end"/>
        </w:r>
        <w:r w:rsidRPr="000C3C47">
          <w:rPr>
            <w:rStyle w:val="Hyperlink"/>
            <w:noProof/>
          </w:rPr>
          <w:fldChar w:fldCharType="end"/>
        </w:r>
      </w:ins>
    </w:p>
    <w:p w14:paraId="59971766" w14:textId="6394F047" w:rsidR="00AE168F" w:rsidRDefault="00AE168F">
      <w:pPr>
        <w:pStyle w:val="TOC4"/>
        <w:tabs>
          <w:tab w:val="right" w:leader="dot" w:pos="9350"/>
        </w:tabs>
        <w:rPr>
          <w:ins w:id="80" w:author="Andrei-Eugen Birta" w:date="2018-05-14T22:23:00Z"/>
          <w:rFonts w:asciiTheme="minorHAnsi" w:eastAsiaTheme="minorEastAsia" w:hAnsiTheme="minorHAnsi" w:cstheme="minorBidi"/>
          <w:noProof/>
          <w:sz w:val="22"/>
          <w:szCs w:val="22"/>
        </w:rPr>
      </w:pPr>
      <w:ins w:id="81"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"_Toc514099954"</w:instrText>
        </w:r>
        <w:r w:rsidRPr="000C3C47">
          <w:rPr>
            <w:rStyle w:val="Hyperlink"/>
            <w:noProof/>
          </w:rPr>
          <w:instrText xml:space="preserve"> </w:instrText>
        </w:r>
        <w:r w:rsidRPr="000C3C47">
          <w:rPr>
            <w:rStyle w:val="Hyperlink"/>
            <w:noProof/>
          </w:rPr>
          <w:fldChar w:fldCharType="separate"/>
        </w:r>
        <w:r w:rsidRPr="000C3C47">
          <w:rPr>
            <w:rStyle w:val="Hyperlink"/>
            <w:noProof/>
          </w:rPr>
          <w:t>e.1.2. Technique implementation</w:t>
        </w:r>
        <w:r>
          <w:rPr>
            <w:noProof/>
            <w:webHidden/>
          </w:rPr>
          <w:tab/>
        </w:r>
        <w:r>
          <w:rPr>
            <w:noProof/>
            <w:webHidden/>
          </w:rPr>
          <w:fldChar w:fldCharType="begin"/>
        </w:r>
        <w:r>
          <w:rPr>
            <w:noProof/>
            <w:webHidden/>
          </w:rPr>
          <w:instrText xml:space="preserve"> PAGEREF _Toc514099954 \h </w:instrText>
        </w:r>
      </w:ins>
      <w:r>
        <w:rPr>
          <w:noProof/>
          <w:webHidden/>
        </w:rPr>
      </w:r>
      <w:r>
        <w:rPr>
          <w:noProof/>
          <w:webHidden/>
        </w:rPr>
        <w:fldChar w:fldCharType="separate"/>
      </w:r>
      <w:ins w:id="82" w:author="Andrei-Eugen Birta" w:date="2018-05-14T22:23:00Z">
        <w:r>
          <w:rPr>
            <w:noProof/>
            <w:webHidden/>
          </w:rPr>
          <w:t>17</w:t>
        </w:r>
        <w:r>
          <w:rPr>
            <w:noProof/>
            <w:webHidden/>
          </w:rPr>
          <w:fldChar w:fldCharType="end"/>
        </w:r>
        <w:r w:rsidRPr="000C3C47">
          <w:rPr>
            <w:rStyle w:val="Hyperlink"/>
            <w:noProof/>
          </w:rPr>
          <w:fldChar w:fldCharType="end"/>
        </w:r>
      </w:ins>
    </w:p>
    <w:p w14:paraId="1469908E" w14:textId="0A24170E" w:rsidR="00AE168F" w:rsidRDefault="00AE168F">
      <w:pPr>
        <w:pStyle w:val="TOC3"/>
        <w:tabs>
          <w:tab w:val="right" w:leader="dot" w:pos="9350"/>
        </w:tabs>
        <w:rPr>
          <w:ins w:id="83" w:author="Andrei-Eugen Birta" w:date="2018-05-14T22:23:00Z"/>
          <w:rFonts w:asciiTheme="minorHAnsi" w:eastAsiaTheme="minorEastAsia" w:hAnsiTheme="minorHAnsi" w:cstheme="minorBidi"/>
          <w:noProof/>
          <w:sz w:val="22"/>
          <w:szCs w:val="22"/>
        </w:rPr>
      </w:pPr>
      <w:ins w:id="84"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"_Toc514099955"</w:instrText>
        </w:r>
        <w:r w:rsidRPr="000C3C47">
          <w:rPr>
            <w:rStyle w:val="Hyperlink"/>
            <w:noProof/>
          </w:rPr>
          <w:instrText xml:space="preserve"> </w:instrText>
        </w:r>
        <w:r w:rsidRPr="000C3C47">
          <w:rPr>
            <w:rStyle w:val="Hyperlink"/>
            <w:noProof/>
          </w:rPr>
          <w:fldChar w:fldCharType="separate"/>
        </w:r>
        <w:r w:rsidRPr="000C3C47">
          <w:rPr>
            <w:rStyle w:val="Hyperlink"/>
            <w:noProof/>
          </w:rPr>
          <w:t>e.2. Unsupervised Learning</w:t>
        </w:r>
        <w:r>
          <w:rPr>
            <w:noProof/>
            <w:webHidden/>
          </w:rPr>
          <w:tab/>
        </w:r>
        <w:r>
          <w:rPr>
            <w:noProof/>
            <w:webHidden/>
          </w:rPr>
          <w:fldChar w:fldCharType="begin"/>
        </w:r>
        <w:r>
          <w:rPr>
            <w:noProof/>
            <w:webHidden/>
          </w:rPr>
          <w:instrText xml:space="preserve"> PAGEREF _Toc514099955 \h </w:instrText>
        </w:r>
      </w:ins>
      <w:r>
        <w:rPr>
          <w:noProof/>
          <w:webHidden/>
        </w:rPr>
      </w:r>
      <w:r>
        <w:rPr>
          <w:noProof/>
          <w:webHidden/>
        </w:rPr>
        <w:fldChar w:fldCharType="separate"/>
      </w:r>
      <w:ins w:id="85" w:author="Andrei-Eugen Birta" w:date="2018-05-14T22:23:00Z">
        <w:r>
          <w:rPr>
            <w:noProof/>
            <w:webHidden/>
          </w:rPr>
          <w:t>18</w:t>
        </w:r>
        <w:r>
          <w:rPr>
            <w:noProof/>
            <w:webHidden/>
          </w:rPr>
          <w:fldChar w:fldCharType="end"/>
        </w:r>
        <w:r w:rsidRPr="000C3C47">
          <w:rPr>
            <w:rStyle w:val="Hyperlink"/>
            <w:noProof/>
          </w:rPr>
          <w:fldChar w:fldCharType="end"/>
        </w:r>
      </w:ins>
    </w:p>
    <w:p w14:paraId="30DB4BAA" w14:textId="2E0A56E9" w:rsidR="00AE168F" w:rsidRDefault="00AE168F">
      <w:pPr>
        <w:pStyle w:val="TOC4"/>
        <w:tabs>
          <w:tab w:val="right" w:leader="dot" w:pos="9350"/>
        </w:tabs>
        <w:rPr>
          <w:ins w:id="86" w:author="Andrei-Eugen Birta" w:date="2018-05-14T22:23:00Z"/>
          <w:rFonts w:asciiTheme="minorHAnsi" w:eastAsiaTheme="minorEastAsia" w:hAnsiTheme="minorHAnsi" w:cstheme="minorBidi"/>
          <w:noProof/>
          <w:sz w:val="22"/>
          <w:szCs w:val="22"/>
        </w:rPr>
      </w:pPr>
      <w:ins w:id="87"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"_Toc514099956"</w:instrText>
        </w:r>
        <w:r w:rsidRPr="000C3C47">
          <w:rPr>
            <w:rStyle w:val="Hyperlink"/>
            <w:noProof/>
          </w:rPr>
          <w:instrText xml:space="preserve"> </w:instrText>
        </w:r>
        <w:r w:rsidRPr="000C3C47">
          <w:rPr>
            <w:rStyle w:val="Hyperlink"/>
            <w:noProof/>
          </w:rPr>
          <w:fldChar w:fldCharType="separate"/>
        </w:r>
        <w:r w:rsidRPr="000C3C47">
          <w:rPr>
            <w:rStyle w:val="Hyperlink"/>
            <w:noProof/>
          </w:rPr>
          <w:t>e.2.1. Chosen Technique</w:t>
        </w:r>
        <w:r>
          <w:rPr>
            <w:noProof/>
            <w:webHidden/>
          </w:rPr>
          <w:tab/>
        </w:r>
        <w:r>
          <w:rPr>
            <w:noProof/>
            <w:webHidden/>
          </w:rPr>
          <w:fldChar w:fldCharType="begin"/>
        </w:r>
        <w:r>
          <w:rPr>
            <w:noProof/>
            <w:webHidden/>
          </w:rPr>
          <w:instrText xml:space="preserve"> PAGEREF _Toc514099956 \h </w:instrText>
        </w:r>
      </w:ins>
      <w:r>
        <w:rPr>
          <w:noProof/>
          <w:webHidden/>
        </w:rPr>
      </w:r>
      <w:r>
        <w:rPr>
          <w:noProof/>
          <w:webHidden/>
        </w:rPr>
        <w:fldChar w:fldCharType="separate"/>
      </w:r>
      <w:ins w:id="88" w:author="Andrei-Eugen Birta" w:date="2018-05-14T22:23:00Z">
        <w:r>
          <w:rPr>
            <w:noProof/>
            <w:webHidden/>
          </w:rPr>
          <w:t>18</w:t>
        </w:r>
        <w:r>
          <w:rPr>
            <w:noProof/>
            <w:webHidden/>
          </w:rPr>
          <w:fldChar w:fldCharType="end"/>
        </w:r>
        <w:r w:rsidRPr="000C3C47">
          <w:rPr>
            <w:rStyle w:val="Hyperlink"/>
            <w:noProof/>
          </w:rPr>
          <w:fldChar w:fldCharType="end"/>
        </w:r>
      </w:ins>
    </w:p>
    <w:p w14:paraId="67F27573" w14:textId="7983E283" w:rsidR="00AE168F" w:rsidRDefault="00AE168F">
      <w:pPr>
        <w:pStyle w:val="TOC4"/>
        <w:tabs>
          <w:tab w:val="right" w:leader="dot" w:pos="9350"/>
        </w:tabs>
        <w:rPr>
          <w:ins w:id="89" w:author="Andrei-Eugen Birta" w:date="2018-05-14T22:23:00Z"/>
          <w:rFonts w:asciiTheme="minorHAnsi" w:eastAsiaTheme="minorEastAsia" w:hAnsiTheme="minorHAnsi" w:cstheme="minorBidi"/>
          <w:noProof/>
          <w:sz w:val="22"/>
          <w:szCs w:val="22"/>
        </w:rPr>
      </w:pPr>
      <w:ins w:id="90"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"_Toc514099957"</w:instrText>
        </w:r>
        <w:r w:rsidRPr="000C3C47">
          <w:rPr>
            <w:rStyle w:val="Hyperlink"/>
            <w:noProof/>
          </w:rPr>
          <w:instrText xml:space="preserve"> </w:instrText>
        </w:r>
        <w:r w:rsidRPr="000C3C47">
          <w:rPr>
            <w:rStyle w:val="Hyperlink"/>
            <w:noProof/>
          </w:rPr>
          <w:fldChar w:fldCharType="separate"/>
        </w:r>
        <w:r w:rsidRPr="000C3C47">
          <w:rPr>
            <w:rStyle w:val="Hyperlink"/>
            <w:noProof/>
          </w:rPr>
          <w:t>e.2.2. Technique Implementation</w:t>
        </w:r>
        <w:r>
          <w:rPr>
            <w:noProof/>
            <w:webHidden/>
          </w:rPr>
          <w:tab/>
        </w:r>
        <w:r>
          <w:rPr>
            <w:noProof/>
            <w:webHidden/>
          </w:rPr>
          <w:fldChar w:fldCharType="begin"/>
        </w:r>
        <w:r>
          <w:rPr>
            <w:noProof/>
            <w:webHidden/>
          </w:rPr>
          <w:instrText xml:space="preserve"> PAGEREF _Toc514099957 \h </w:instrText>
        </w:r>
      </w:ins>
      <w:r>
        <w:rPr>
          <w:noProof/>
          <w:webHidden/>
        </w:rPr>
      </w:r>
      <w:r>
        <w:rPr>
          <w:noProof/>
          <w:webHidden/>
        </w:rPr>
        <w:fldChar w:fldCharType="separate"/>
      </w:r>
      <w:ins w:id="91" w:author="Andrei-Eugen Birta" w:date="2018-05-14T22:23:00Z">
        <w:r>
          <w:rPr>
            <w:noProof/>
            <w:webHidden/>
          </w:rPr>
          <w:t>19</w:t>
        </w:r>
        <w:r>
          <w:rPr>
            <w:noProof/>
            <w:webHidden/>
          </w:rPr>
          <w:fldChar w:fldCharType="end"/>
        </w:r>
        <w:r w:rsidRPr="000C3C47">
          <w:rPr>
            <w:rStyle w:val="Hyperlink"/>
            <w:noProof/>
          </w:rPr>
          <w:fldChar w:fldCharType="end"/>
        </w:r>
      </w:ins>
    </w:p>
    <w:p w14:paraId="5B909B8F" w14:textId="240D6CEB" w:rsidR="00AE168F" w:rsidRDefault="00AE168F">
      <w:pPr>
        <w:pStyle w:val="TOC2"/>
        <w:tabs>
          <w:tab w:val="left" w:pos="720"/>
          <w:tab w:val="right" w:leader="dot" w:pos="9350"/>
        </w:tabs>
        <w:rPr>
          <w:ins w:id="92" w:author="Andrei-Eugen Birta" w:date="2018-05-14T22:23:00Z"/>
          <w:rFonts w:asciiTheme="minorHAnsi" w:eastAsiaTheme="minorEastAsia" w:hAnsiTheme="minorHAnsi" w:cstheme="minorBidi"/>
          <w:noProof/>
          <w:sz w:val="22"/>
          <w:szCs w:val="22"/>
        </w:rPr>
      </w:pPr>
      <w:ins w:id="93"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"_Toc514099958"</w:instrText>
        </w:r>
        <w:r w:rsidRPr="000C3C47">
          <w:rPr>
            <w:rStyle w:val="Hyperlink"/>
            <w:noProof/>
          </w:rPr>
          <w:instrText xml:space="preserve"> </w:instrText>
        </w:r>
        <w:r w:rsidRPr="000C3C47">
          <w:rPr>
            <w:rStyle w:val="Hyperlink"/>
            <w:noProof/>
          </w:rPr>
          <w:fldChar w:fldCharType="separate"/>
        </w:r>
        <w:r w:rsidRPr="000C3C47">
          <w:rPr>
            <w:rStyle w:val="Hyperlink"/>
            <w:noProof/>
          </w:rPr>
          <w:t>f.</w:t>
        </w:r>
        <w:r w:rsidR="00FF1D7F">
          <w:rPr>
            <w:rStyle w:val="Hyperlink"/>
            <w:noProof/>
          </w:rPr>
          <w:t xml:space="preserve"> </w:t>
        </w:r>
        <w:r w:rsidRPr="000C3C47">
          <w:rPr>
            <w:rStyle w:val="Hyperlink"/>
            <w:noProof/>
          </w:rPr>
          <w:t>Prescriptive Analysis</w:t>
        </w:r>
        <w:r>
          <w:rPr>
            <w:noProof/>
            <w:webHidden/>
          </w:rPr>
          <w:tab/>
        </w:r>
        <w:r>
          <w:rPr>
            <w:noProof/>
            <w:webHidden/>
          </w:rPr>
          <w:fldChar w:fldCharType="begin"/>
        </w:r>
        <w:r>
          <w:rPr>
            <w:noProof/>
            <w:webHidden/>
          </w:rPr>
          <w:instrText xml:space="preserve"> PAGEREF _Toc514099958 \h </w:instrText>
        </w:r>
      </w:ins>
      <w:r>
        <w:rPr>
          <w:noProof/>
          <w:webHidden/>
        </w:rPr>
      </w:r>
      <w:r>
        <w:rPr>
          <w:noProof/>
          <w:webHidden/>
        </w:rPr>
        <w:fldChar w:fldCharType="separate"/>
      </w:r>
      <w:ins w:id="94" w:author="Andrei-Eugen Birta" w:date="2018-05-14T22:23:00Z">
        <w:r>
          <w:rPr>
            <w:noProof/>
            <w:webHidden/>
          </w:rPr>
          <w:t>21</w:t>
        </w:r>
        <w:r>
          <w:rPr>
            <w:noProof/>
            <w:webHidden/>
          </w:rPr>
          <w:fldChar w:fldCharType="end"/>
        </w:r>
        <w:r w:rsidRPr="000C3C47">
          <w:rPr>
            <w:rStyle w:val="Hyperlink"/>
            <w:noProof/>
          </w:rPr>
          <w:fldChar w:fldCharType="end"/>
        </w:r>
      </w:ins>
    </w:p>
    <w:p w14:paraId="55ACB489" w14:textId="65FA0B6B" w:rsidR="00AE168F" w:rsidRDefault="00AE168F">
      <w:pPr>
        <w:pStyle w:val="TOC1"/>
        <w:tabs>
          <w:tab w:val="left" w:pos="480"/>
          <w:tab w:val="right" w:leader="dot" w:pos="9350"/>
        </w:tabs>
        <w:rPr>
          <w:ins w:id="95" w:author="Andrei-Eugen Birta" w:date="2018-05-14T22:23:00Z"/>
          <w:rFonts w:asciiTheme="minorHAnsi" w:eastAsiaTheme="minorEastAsia" w:hAnsiTheme="minorHAnsi" w:cstheme="minorBidi"/>
          <w:noProof/>
          <w:sz w:val="22"/>
          <w:szCs w:val="22"/>
        </w:rPr>
      </w:pPr>
      <w:ins w:id="96"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"_Toc514099960"</w:instrText>
        </w:r>
        <w:r w:rsidRPr="000C3C47">
          <w:rPr>
            <w:rStyle w:val="Hyperlink"/>
            <w:noProof/>
          </w:rPr>
          <w:instrText xml:space="preserve"> </w:instrText>
        </w:r>
        <w:r w:rsidRPr="000C3C47">
          <w:rPr>
            <w:rStyle w:val="Hyperlink"/>
            <w:noProof/>
          </w:rPr>
          <w:fldChar w:fldCharType="separate"/>
        </w:r>
        <w:r w:rsidRPr="000C3C47">
          <w:rPr>
            <w:rStyle w:val="Hyperlink"/>
            <w:noProof/>
          </w:rPr>
          <w:t>5.</w:t>
        </w:r>
        <w:r w:rsidR="00FF1D7F">
          <w:rPr>
            <w:rFonts w:asciiTheme="minorHAnsi" w:eastAsiaTheme="minorEastAsia" w:hAnsiTheme="minorHAnsi" w:cstheme="minorBidi"/>
            <w:noProof/>
            <w:sz w:val="22"/>
            <w:szCs w:val="22"/>
          </w:rPr>
          <w:t xml:space="preserve"> </w:t>
        </w:r>
        <w:r w:rsidRPr="000C3C47">
          <w:rPr>
            <w:rStyle w:val="Hyperlink"/>
            <w:noProof/>
          </w:rPr>
          <w:t>Conclusion</w:t>
        </w:r>
        <w:r>
          <w:rPr>
            <w:noProof/>
            <w:webHidden/>
          </w:rPr>
          <w:tab/>
        </w:r>
        <w:r>
          <w:rPr>
            <w:noProof/>
            <w:webHidden/>
          </w:rPr>
          <w:fldChar w:fldCharType="begin"/>
        </w:r>
        <w:r>
          <w:rPr>
            <w:noProof/>
            <w:webHidden/>
          </w:rPr>
          <w:instrText xml:space="preserve"> PAGEREF _Toc514099960 \h </w:instrText>
        </w:r>
      </w:ins>
      <w:r>
        <w:rPr>
          <w:noProof/>
          <w:webHidden/>
        </w:rPr>
      </w:r>
      <w:r>
        <w:rPr>
          <w:noProof/>
          <w:webHidden/>
        </w:rPr>
        <w:fldChar w:fldCharType="separate"/>
      </w:r>
      <w:ins w:id="97" w:author="Andrei-Eugen Birta" w:date="2018-05-14T22:23:00Z">
        <w:r>
          <w:rPr>
            <w:noProof/>
            <w:webHidden/>
          </w:rPr>
          <w:t>22</w:t>
        </w:r>
        <w:r>
          <w:rPr>
            <w:noProof/>
            <w:webHidden/>
          </w:rPr>
          <w:fldChar w:fldCharType="end"/>
        </w:r>
        <w:r w:rsidRPr="000C3C47">
          <w:rPr>
            <w:rStyle w:val="Hyperlink"/>
            <w:noProof/>
          </w:rPr>
          <w:fldChar w:fldCharType="end"/>
        </w:r>
      </w:ins>
    </w:p>
    <w:p w14:paraId="5D96C1B6" w14:textId="71829084" w:rsidR="00AE168F" w:rsidRDefault="00AE168F">
      <w:pPr>
        <w:pStyle w:val="TOC2"/>
        <w:tabs>
          <w:tab w:val="left" w:pos="720"/>
          <w:tab w:val="right" w:leader="dot" w:pos="9350"/>
        </w:tabs>
        <w:rPr>
          <w:ins w:id="98" w:author="Andrei-Eugen Birta" w:date="2018-05-14T22:23:00Z"/>
          <w:rFonts w:asciiTheme="minorHAnsi" w:eastAsiaTheme="minorEastAsia" w:hAnsiTheme="minorHAnsi" w:cstheme="minorBidi"/>
          <w:noProof/>
          <w:sz w:val="22"/>
          <w:szCs w:val="22"/>
        </w:rPr>
      </w:pPr>
      <w:ins w:id="99"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"_Toc514099962"</w:instrText>
        </w:r>
        <w:r w:rsidRPr="000C3C47">
          <w:rPr>
            <w:rStyle w:val="Hyperlink"/>
            <w:noProof/>
          </w:rPr>
          <w:instrText xml:space="preserve"> </w:instrText>
        </w:r>
        <w:r w:rsidRPr="000C3C47">
          <w:rPr>
            <w:rStyle w:val="Hyperlink"/>
            <w:noProof/>
          </w:rPr>
          <w:fldChar w:fldCharType="separate"/>
        </w:r>
        <w:r w:rsidRPr="000C3C47">
          <w:rPr>
            <w:rStyle w:val="Hyperlink"/>
            <w:noProof/>
          </w:rPr>
          <w:t>a.</w:t>
        </w:r>
        <w:r w:rsidR="00FF1D7F">
          <w:rPr>
            <w:rFonts w:asciiTheme="minorHAnsi" w:eastAsiaTheme="minorEastAsia" w:hAnsiTheme="minorHAnsi" w:cstheme="minorBidi"/>
            <w:noProof/>
            <w:sz w:val="22"/>
            <w:szCs w:val="22"/>
          </w:rPr>
          <w:t xml:space="preserve"> </w:t>
        </w:r>
        <w:r w:rsidRPr="000C3C47">
          <w:rPr>
            <w:rStyle w:val="Hyperlink"/>
            <w:noProof/>
          </w:rPr>
          <w:t>Denouement</w:t>
        </w:r>
        <w:r>
          <w:rPr>
            <w:noProof/>
            <w:webHidden/>
          </w:rPr>
          <w:tab/>
        </w:r>
        <w:r>
          <w:rPr>
            <w:noProof/>
            <w:webHidden/>
          </w:rPr>
          <w:fldChar w:fldCharType="begin"/>
        </w:r>
        <w:r>
          <w:rPr>
            <w:noProof/>
            <w:webHidden/>
          </w:rPr>
          <w:instrText xml:space="preserve"> PAGEREF _Toc514099962 \h </w:instrText>
        </w:r>
      </w:ins>
      <w:r>
        <w:rPr>
          <w:noProof/>
          <w:webHidden/>
        </w:rPr>
      </w:r>
      <w:r>
        <w:rPr>
          <w:noProof/>
          <w:webHidden/>
        </w:rPr>
        <w:fldChar w:fldCharType="separate"/>
      </w:r>
      <w:ins w:id="100" w:author="Andrei-Eugen Birta" w:date="2018-05-14T22:23:00Z">
        <w:r>
          <w:rPr>
            <w:noProof/>
            <w:webHidden/>
          </w:rPr>
          <w:t>22</w:t>
        </w:r>
        <w:r>
          <w:rPr>
            <w:noProof/>
            <w:webHidden/>
          </w:rPr>
          <w:fldChar w:fldCharType="end"/>
        </w:r>
        <w:r w:rsidRPr="000C3C47">
          <w:rPr>
            <w:rStyle w:val="Hyperlink"/>
            <w:noProof/>
          </w:rPr>
          <w:fldChar w:fldCharType="end"/>
        </w:r>
      </w:ins>
    </w:p>
    <w:p w14:paraId="7B924A11" w14:textId="6A7660DE" w:rsidR="00AE168F" w:rsidRDefault="00AE168F">
      <w:pPr>
        <w:pStyle w:val="TOC2"/>
        <w:tabs>
          <w:tab w:val="left" w:pos="720"/>
          <w:tab w:val="right" w:leader="dot" w:pos="9350"/>
        </w:tabs>
        <w:rPr>
          <w:ins w:id="101" w:author="Andrei-Eugen Birta" w:date="2018-05-14T22:25:00Z"/>
          <w:rStyle w:val="Hyperlink"/>
          <w:noProof/>
        </w:rPr>
      </w:pPr>
      <w:ins w:id="102" w:author="Andrei-Eugen Birta" w:date="2018-05-14T22:23:00Z">
        <w:r w:rsidRPr="000C3C47">
          <w:rPr>
            <w:rStyle w:val="Hyperlink"/>
            <w:noProof/>
          </w:rPr>
          <w:fldChar w:fldCharType="begin"/>
        </w:r>
        <w:r w:rsidRPr="000C3C47">
          <w:rPr>
            <w:rStyle w:val="Hyperlink"/>
            <w:noProof/>
          </w:rPr>
          <w:instrText xml:space="preserve"> </w:instrText>
        </w:r>
        <w:r>
          <w:rPr>
            <w:noProof/>
          </w:rPr>
          <w:instrText>HYPERLINK \l "_Toc514099963"</w:instrText>
        </w:r>
        <w:r w:rsidRPr="000C3C47">
          <w:rPr>
            <w:rStyle w:val="Hyperlink"/>
            <w:noProof/>
          </w:rPr>
          <w:instrText xml:space="preserve"> </w:instrText>
        </w:r>
        <w:r w:rsidRPr="000C3C47">
          <w:rPr>
            <w:rStyle w:val="Hyperlink"/>
            <w:noProof/>
          </w:rPr>
          <w:fldChar w:fldCharType="separate"/>
        </w:r>
        <w:r w:rsidRPr="000C3C47">
          <w:rPr>
            <w:rStyle w:val="Hyperlink"/>
            <w:noProof/>
          </w:rPr>
          <w:t>b.</w:t>
        </w:r>
        <w:r w:rsidR="00FF1D7F">
          <w:rPr>
            <w:rFonts w:asciiTheme="minorHAnsi" w:eastAsiaTheme="minorEastAsia" w:hAnsiTheme="minorHAnsi" w:cstheme="minorBidi"/>
            <w:noProof/>
            <w:sz w:val="22"/>
            <w:szCs w:val="22"/>
          </w:rPr>
          <w:t xml:space="preserve"> </w:t>
        </w:r>
        <w:r w:rsidRPr="000C3C47">
          <w:rPr>
            <w:rStyle w:val="Hyperlink"/>
            <w:noProof/>
          </w:rPr>
          <w:t>References</w:t>
        </w:r>
        <w:r>
          <w:rPr>
            <w:noProof/>
            <w:webHidden/>
          </w:rPr>
          <w:tab/>
        </w:r>
        <w:r>
          <w:rPr>
            <w:noProof/>
            <w:webHidden/>
          </w:rPr>
          <w:fldChar w:fldCharType="begin"/>
        </w:r>
        <w:r>
          <w:rPr>
            <w:noProof/>
            <w:webHidden/>
          </w:rPr>
          <w:instrText xml:space="preserve"> PAGEREF _Toc514099963 \h </w:instrText>
        </w:r>
      </w:ins>
      <w:r>
        <w:rPr>
          <w:noProof/>
          <w:webHidden/>
        </w:rPr>
      </w:r>
      <w:r>
        <w:rPr>
          <w:noProof/>
          <w:webHidden/>
        </w:rPr>
        <w:fldChar w:fldCharType="separate"/>
      </w:r>
      <w:ins w:id="103" w:author="Andrei-Eugen Birta" w:date="2018-05-14T22:23:00Z">
        <w:r>
          <w:rPr>
            <w:noProof/>
            <w:webHidden/>
          </w:rPr>
          <w:t>23</w:t>
        </w:r>
        <w:r>
          <w:rPr>
            <w:noProof/>
            <w:webHidden/>
          </w:rPr>
          <w:fldChar w:fldCharType="end"/>
        </w:r>
        <w:r w:rsidRPr="000C3C47">
          <w:rPr>
            <w:rStyle w:val="Hyperlink"/>
            <w:noProof/>
          </w:rPr>
          <w:fldChar w:fldCharType="end"/>
        </w:r>
      </w:ins>
    </w:p>
    <w:p w14:paraId="5A6F2779" w14:textId="2CE6F5CE" w:rsidR="00D203DF" w:rsidRDefault="00D203DF">
      <w:pPr>
        <w:rPr>
          <w:ins w:id="104" w:author="Andrei-Eugen Birta" w:date="2018-05-14T22:25:00Z"/>
        </w:rPr>
        <w:pPrChange w:id="105" w:author="Andrei-Eugen Birta" w:date="2018-05-14T22:25:00Z">
          <w:pPr>
            <w:pStyle w:val="TOC2"/>
            <w:tabs>
              <w:tab w:val="left" w:pos="720"/>
              <w:tab w:val="right" w:leader="dot" w:pos="9350"/>
            </w:tabs>
          </w:pPr>
        </w:pPrChange>
      </w:pPr>
    </w:p>
    <w:p w14:paraId="3370AD8A" w14:textId="3EC1DDB8" w:rsidR="00D203DF" w:rsidRDefault="00D203DF">
      <w:pPr>
        <w:rPr>
          <w:ins w:id="106" w:author="Andrei-Eugen Birta" w:date="2018-05-14T22:25:00Z"/>
        </w:rPr>
        <w:pPrChange w:id="107" w:author="Andrei-Eugen Birta" w:date="2018-05-14T22:25:00Z">
          <w:pPr>
            <w:pStyle w:val="TOC2"/>
            <w:tabs>
              <w:tab w:val="left" w:pos="720"/>
              <w:tab w:val="right" w:leader="dot" w:pos="9350"/>
            </w:tabs>
          </w:pPr>
        </w:pPrChange>
      </w:pPr>
    </w:p>
    <w:p w14:paraId="2E63B430" w14:textId="77777777" w:rsidR="00D203DF" w:rsidRPr="00D203DF" w:rsidRDefault="00D203DF">
      <w:pPr>
        <w:rPr>
          <w:ins w:id="108" w:author="Andrei-Eugen Birta" w:date="2018-05-14T22:23:00Z"/>
          <w:rPrChange w:id="109" w:author="Andrei-Eugen Birta" w:date="2018-05-14T22:25:00Z">
            <w:rPr>
              <w:ins w:id="110" w:author="Andrei-Eugen Birta" w:date="2018-05-14T22:23:00Z"/>
              <w:rFonts w:asciiTheme="minorHAnsi" w:eastAsiaTheme="minorEastAsia" w:hAnsiTheme="minorHAnsi" w:cstheme="minorBidi"/>
              <w:noProof/>
              <w:sz w:val="22"/>
              <w:szCs w:val="22"/>
            </w:rPr>
          </w:rPrChange>
        </w:rPr>
        <w:pPrChange w:id="111" w:author="Andrei-Eugen Birta" w:date="2018-05-14T22:25:00Z">
          <w:pPr>
            <w:pStyle w:val="TOC2"/>
            <w:tabs>
              <w:tab w:val="left" w:pos="720"/>
              <w:tab w:val="right" w:leader="dot" w:pos="9350"/>
            </w:tabs>
          </w:pPr>
        </w:pPrChange>
      </w:pPr>
    </w:p>
    <w:p w14:paraId="0D2AFAF9" w14:textId="7146EB89" w:rsidR="00890E79" w:rsidRPr="00B15178" w:rsidRDefault="00D72015" w:rsidP="00890E79">
      <w:pPr>
        <w:pStyle w:val="Heading1"/>
        <w:numPr>
          <w:ilvl w:val="0"/>
          <w:numId w:val="2"/>
        </w:numPr>
        <w:rPr>
          <w:rFonts w:ascii="Arial" w:hAnsi="Arial" w:cs="Arial"/>
          <w:sz w:val="24"/>
          <w:szCs w:val="24"/>
        </w:rPr>
      </w:pPr>
      <w:ins w:id="112" w:author="Andrei-Eugen Birta" w:date="2018-05-13T17:33:00Z">
        <w:r>
          <w:rPr>
            <w:rFonts w:ascii="Arial" w:eastAsiaTheme="minorHAnsi" w:hAnsi="Arial" w:cs="Arial"/>
            <w:color w:val="auto"/>
            <w:sz w:val="24"/>
            <w:szCs w:val="24"/>
          </w:rPr>
          <w:lastRenderedPageBreak/>
          <w:fldChar w:fldCharType="end"/>
        </w:r>
      </w:ins>
      <w:bookmarkStart w:id="113" w:name="_Toc514099935"/>
      <w:r w:rsidR="00890E79" w:rsidRPr="00B15178">
        <w:rPr>
          <w:rFonts w:ascii="Arial" w:hAnsi="Arial" w:cs="Arial"/>
          <w:sz w:val="24"/>
          <w:szCs w:val="24"/>
        </w:rPr>
        <w:t>Introduction</w:t>
      </w:r>
      <w:bookmarkEnd w:id="1"/>
      <w:bookmarkEnd w:id="113"/>
    </w:p>
    <w:p w14:paraId="44EACC31" w14:textId="79C89AFC" w:rsidR="009175F7" w:rsidRPr="00B15178" w:rsidRDefault="009175F7" w:rsidP="00D81452">
      <w:pPr>
        <w:ind w:firstLine="360"/>
        <w:jc w:val="both"/>
      </w:pPr>
      <w:r w:rsidRPr="00B15178">
        <w:t>This document summarizes the collaboration of Group</w:t>
      </w:r>
      <w:ins w:id="114" w:author="Andrei-Eugen Birta" w:date="2018-05-14T21:11:00Z">
        <w:r w:rsidR="002243E2">
          <w:t xml:space="preserve"> </w:t>
        </w:r>
      </w:ins>
      <w:ins w:id="115" w:author="Andrei-Eugen Birta" w:date="2018-05-14T21:12:00Z">
        <w:r w:rsidR="00CA3440">
          <w:t>n</w:t>
        </w:r>
        <w:r w:rsidR="002647AD">
          <w:t>umbe</w:t>
        </w:r>
        <w:r w:rsidR="00CA3440">
          <w:t>r</w:t>
        </w:r>
      </w:ins>
      <w:r w:rsidRPr="00B15178">
        <w:t xml:space="preserve"> 2</w:t>
      </w:r>
      <w:ins w:id="116" w:author="Andrei-Eugen Birta" w:date="2018-05-14T22:25:00Z">
        <w:r w:rsidR="00C14A68">
          <w:t>,</w:t>
        </w:r>
      </w:ins>
      <w:r w:rsidRPr="00B15178">
        <w:t xml:space="preserve"> for the Big Data specialization exam of the 4</w:t>
      </w:r>
      <w:r w:rsidRPr="00B15178">
        <w:rPr>
          <w:vertAlign w:val="superscript"/>
        </w:rPr>
        <w:t>th</w:t>
      </w:r>
      <w:r w:rsidRPr="00B15178">
        <w:t xml:space="preserve"> S</w:t>
      </w:r>
      <w:r w:rsidR="00A20E41" w:rsidRPr="00B15178">
        <w:t xml:space="preserve">emester. The group consists of </w:t>
      </w:r>
      <w:ins w:id="117" w:author="Andrei-Eugen Birta" w:date="2018-05-14T21:12:00Z">
        <w:r w:rsidR="000C650E">
          <w:t>two</w:t>
        </w:r>
      </w:ins>
      <w:del w:id="118" w:author="Andrei-Eugen Birta" w:date="2018-05-14T21:12:00Z">
        <w:r w:rsidR="00A20E41" w:rsidRPr="00B15178" w:rsidDel="000C650E">
          <w:delText>2</w:delText>
        </w:r>
      </w:del>
      <w:r w:rsidR="00A20E41" w:rsidRPr="00B15178">
        <w:t xml:space="preserve"> members of </w:t>
      </w:r>
      <w:ins w:id="119" w:author="Andrei-Eugen Birta" w:date="2018-05-14T21:12:00Z">
        <w:r w:rsidR="000C650E">
          <w:t>two</w:t>
        </w:r>
      </w:ins>
      <w:del w:id="120" w:author="Andrei-Eugen Birta" w:date="2018-05-14T21:12:00Z">
        <w:r w:rsidR="00A20E41" w:rsidRPr="00B15178" w:rsidDel="000C650E">
          <w:delText>2</w:delText>
        </w:r>
      </w:del>
      <w:r w:rsidRPr="00B15178">
        <w:t xml:space="preserve"> different nationalities.</w:t>
      </w:r>
      <w:ins w:id="121" w:author="Andrei-Eugen Birta" w:date="2018-05-13T17:36:00Z">
        <w:r w:rsidR="005C378A">
          <w:t xml:space="preserve"> Because of the relatively small size of the group and because of the </w:t>
        </w:r>
      </w:ins>
      <w:ins w:id="122" w:author="Andrei-Eugen Birta" w:date="2018-05-13T17:37:00Z">
        <w:r w:rsidR="005C378A">
          <w:t>professional history of the group</w:t>
        </w:r>
      </w:ins>
      <w:ins w:id="123" w:author="Andrei-Eugen Birta" w:date="2018-05-14T21:12:00Z">
        <w:r w:rsidR="00FE3B06">
          <w:t xml:space="preserve"> members</w:t>
        </w:r>
      </w:ins>
      <w:ins w:id="124" w:author="Andrei-Eugen Birta" w:date="2018-05-14T22:25:00Z">
        <w:r w:rsidR="00E95618">
          <w:t xml:space="preserve">, working </w:t>
        </w:r>
        <w:r w:rsidR="009D6396">
          <w:t>together</w:t>
        </w:r>
        <w:r w:rsidR="005F541C">
          <w:t>;</w:t>
        </w:r>
      </w:ins>
      <w:ins w:id="125" w:author="Andrei-Eugen Birta" w:date="2018-05-13T17:37:00Z">
        <w:r w:rsidR="005C378A">
          <w:t xml:space="preserve"> the need of a working contract</w:t>
        </w:r>
      </w:ins>
      <w:ins w:id="126" w:author="Andrei-Eugen Birta" w:date="2018-05-13T17:38:00Z">
        <w:r w:rsidR="005C378A">
          <w:t xml:space="preserve"> has </w:t>
        </w:r>
        <w:r w:rsidR="00FC7C8C">
          <w:t>significantly</w:t>
        </w:r>
        <w:r w:rsidR="005C378A">
          <w:t xml:space="preserve"> decreased and </w:t>
        </w:r>
      </w:ins>
      <w:del w:id="127" w:author="Andrei-Eugen Birta" w:date="2018-05-13T17:38:00Z">
        <w:r w:rsidRPr="00B15178" w:rsidDel="005C378A">
          <w:delText xml:space="preserve"> Despite the major differences in our opinions, we agreed on certain rules and guidelines to follow, thoroughly elaborated in the accompanying document called </w:delText>
        </w:r>
        <w:commentRangeStart w:id="128"/>
        <w:r w:rsidRPr="00B15178" w:rsidDel="005C378A">
          <w:delText>group contract</w:delText>
        </w:r>
        <w:commentRangeEnd w:id="128"/>
        <w:r w:rsidR="00F46819" w:rsidDel="005C378A">
          <w:rPr>
            <w:rStyle w:val="CommentReference"/>
          </w:rPr>
          <w:commentReference w:id="128"/>
        </w:r>
        <w:r w:rsidRPr="00B15178" w:rsidDel="005C378A">
          <w:delText xml:space="preserve">; </w:delText>
        </w:r>
      </w:del>
      <w:r w:rsidRPr="00B15178">
        <w:t>we managed to harness the benefits of diverse ideas and identify multiple possible approaches to certain problems</w:t>
      </w:r>
      <w:r w:rsidR="00D81452" w:rsidRPr="00B15178">
        <w:t>, be it project or working regulations</w:t>
      </w:r>
      <w:ins w:id="129" w:author="Andrei-Eugen Birta" w:date="2018-05-14T21:13:00Z">
        <w:r w:rsidR="002E77F7">
          <w:t xml:space="preserve"> related</w:t>
        </w:r>
      </w:ins>
      <w:r w:rsidRPr="00B15178">
        <w:t xml:space="preserve">. </w:t>
      </w:r>
    </w:p>
    <w:p w14:paraId="7EA8544E" w14:textId="77777777" w:rsidR="00325A01" w:rsidRPr="00B15178" w:rsidRDefault="00890E79" w:rsidP="00325A01">
      <w:pPr>
        <w:pStyle w:val="Heading1"/>
        <w:numPr>
          <w:ilvl w:val="0"/>
          <w:numId w:val="2"/>
        </w:numPr>
        <w:rPr>
          <w:rFonts w:ascii="Arial" w:hAnsi="Arial" w:cs="Arial"/>
          <w:sz w:val="24"/>
          <w:szCs w:val="24"/>
        </w:rPr>
      </w:pPr>
      <w:bookmarkStart w:id="130" w:name="_Toc513995875"/>
      <w:bookmarkStart w:id="131" w:name="_Toc514099936"/>
      <w:r w:rsidRPr="00B15178">
        <w:rPr>
          <w:rFonts w:ascii="Arial" w:hAnsi="Arial" w:cs="Arial"/>
          <w:sz w:val="24"/>
          <w:szCs w:val="24"/>
        </w:rPr>
        <w:t>Problem Statement</w:t>
      </w:r>
      <w:bookmarkEnd w:id="130"/>
      <w:bookmarkEnd w:id="131"/>
    </w:p>
    <w:p w14:paraId="1AB732BE" w14:textId="77777777" w:rsidR="00325A01" w:rsidRPr="00B15178" w:rsidRDefault="00325A01" w:rsidP="00325A01">
      <w:pPr>
        <w:pStyle w:val="Heading2"/>
        <w:numPr>
          <w:ilvl w:val="0"/>
          <w:numId w:val="6"/>
        </w:numPr>
        <w:rPr>
          <w:rFonts w:ascii="Arial" w:hAnsi="Arial" w:cs="Arial"/>
          <w:sz w:val="24"/>
          <w:szCs w:val="24"/>
        </w:rPr>
      </w:pPr>
      <w:bookmarkStart w:id="132" w:name="_Toc513995876"/>
      <w:bookmarkStart w:id="133" w:name="_Toc514099937"/>
      <w:r w:rsidRPr="00B15178">
        <w:rPr>
          <w:rFonts w:ascii="Arial" w:hAnsi="Arial" w:cs="Arial"/>
          <w:sz w:val="24"/>
          <w:szCs w:val="24"/>
        </w:rPr>
        <w:t>Introduction</w:t>
      </w:r>
      <w:bookmarkEnd w:id="132"/>
      <w:bookmarkEnd w:id="133"/>
    </w:p>
    <w:p w14:paraId="629374B1" w14:textId="1671B629"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xml:space="preserve">; by analyzing previous records of such events, and applying various Big Data </w:t>
      </w:r>
      <w:commentRangeStart w:id="134"/>
      <w:commentRangeStart w:id="135"/>
      <w:commentRangeStart w:id="136"/>
      <w:commentRangeStart w:id="137"/>
      <w:r>
        <w:t>analyzing</w:t>
      </w:r>
      <w:commentRangeEnd w:id="134"/>
      <w:r w:rsidR="00B17F2F">
        <w:rPr>
          <w:rStyle w:val="CommentReference"/>
        </w:rPr>
        <w:commentReference w:id="134"/>
      </w:r>
      <w:commentRangeEnd w:id="135"/>
      <w:r w:rsidR="00353C20">
        <w:rPr>
          <w:rStyle w:val="CommentReference"/>
        </w:rPr>
        <w:commentReference w:id="135"/>
      </w:r>
      <w:commentRangeEnd w:id="136"/>
      <w:r w:rsidR="001A100D">
        <w:rPr>
          <w:rStyle w:val="CommentReference"/>
        </w:rPr>
        <w:commentReference w:id="136"/>
      </w:r>
      <w:commentRangeEnd w:id="137"/>
      <w:r w:rsidR="000C3977">
        <w:rPr>
          <w:rStyle w:val="CommentReference"/>
        </w:rPr>
        <w:commentReference w:id="137"/>
      </w:r>
      <w:r>
        <w:t xml:space="preserve"> techniques</w:t>
      </w:r>
      <w:ins w:id="138" w:author="Andrei-Eugen Birta" w:date="2018-05-14T22:26:00Z">
        <w:r w:rsidR="00A77F61">
          <w:t xml:space="preserve"> to them</w:t>
        </w:r>
      </w:ins>
      <w:r>
        <w:t>.</w:t>
      </w:r>
    </w:p>
    <w:p w14:paraId="61A9F752" w14:textId="571C13CF" w:rsidR="00325A01" w:rsidRDefault="00325A01" w:rsidP="00325A01">
      <w:pPr>
        <w:pStyle w:val="Heading2"/>
        <w:numPr>
          <w:ilvl w:val="0"/>
          <w:numId w:val="6"/>
        </w:numPr>
        <w:rPr>
          <w:rFonts w:ascii="Arial" w:hAnsi="Arial" w:cs="Arial"/>
          <w:sz w:val="24"/>
          <w:szCs w:val="24"/>
        </w:rPr>
      </w:pPr>
      <w:bookmarkStart w:id="139" w:name="_Toc513995877"/>
      <w:bookmarkStart w:id="140" w:name="_Toc514099938"/>
      <w:r w:rsidRPr="00B15178">
        <w:rPr>
          <w:rFonts w:ascii="Arial" w:hAnsi="Arial" w:cs="Arial"/>
          <w:sz w:val="24"/>
          <w:szCs w:val="24"/>
        </w:rPr>
        <w:t>Case Description</w:t>
      </w:r>
      <w:bookmarkEnd w:id="139"/>
      <w:bookmarkEnd w:id="140"/>
    </w:p>
    <w:p w14:paraId="7DF81A63" w14:textId="69394629" w:rsidR="003E1AC3" w:rsidRPr="003E1AC3" w:rsidRDefault="003E1AC3" w:rsidP="003E1AC3">
      <w:pPr>
        <w:ind w:firstLine="360"/>
      </w:pPr>
      <w:r w:rsidRPr="003E1AC3">
        <w:t>Day to day activities thought us that, the collision between something massive and something small and frail, usually ends up pretty bad for the small object and affects little to not at all the massive object</w:t>
      </w:r>
      <w:ins w:id="141" w:author="Andrei-Eugen Birta" w:date="2018-05-14T21:14:00Z">
        <w:r w:rsidR="00E34137">
          <w:t>. But</w:t>
        </w:r>
      </w:ins>
      <w:del w:id="142" w:author="Andrei-Eugen Birta" w:date="2018-05-14T21:14:00Z">
        <w:r w:rsidRPr="003E1AC3" w:rsidDel="00E34137">
          <w:delText>,</w:delText>
        </w:r>
      </w:del>
      <w:r w:rsidRPr="003E1AC3">
        <w:t xml:space="preserve"> when it comes to aircraft collisions</w:t>
      </w:r>
      <w:ins w:id="143" w:author="Andrei-Eugen Birta" w:date="2018-05-14T21:14:00Z">
        <w:r w:rsidR="007825ED">
          <w:t>,</w:t>
        </w:r>
      </w:ins>
      <w:r w:rsidRPr="003E1AC3">
        <w:t xml:space="preserve"> with birds and other wildlife creatures, things tend to go bad for both parties. Usually killing the animal and ruining the aircraft, possible for the rest of its “life”.</w:t>
      </w:r>
    </w:p>
    <w:p w14:paraId="74846A44" w14:textId="33BA076F"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w:t>
      </w:r>
      <w:ins w:id="144" w:author="Andrei-Eugen Birta" w:date="2018-05-14T22:27:00Z">
        <w:r w:rsidR="000E7500">
          <w:t>,</w:t>
        </w:r>
      </w:ins>
      <w:r w:rsidRPr="003E1AC3">
        <w:t xml:space="preserve">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596702CD" w:rsidR="00BE3CF0" w:rsidRPr="003E1AC3" w:rsidRDefault="00BE3CF0" w:rsidP="003E1AC3">
      <w:pPr>
        <w:ind w:firstLine="360"/>
      </w:pPr>
      <w:r>
        <w:t xml:space="preserve">According to Allan and Orosz (2001) bird strikes cost commercial air carriers over US$1.2 billion worldwide </w:t>
      </w:r>
      <w:del w:id="145" w:author="Andrei-Eugen Birta" w:date="2018-05-14T22:27:00Z">
        <w:r w:rsidDel="00EA1D3B">
          <w:delText xml:space="preserve">from </w:delText>
        </w:r>
      </w:del>
      <w:ins w:id="146" w:author="Andrei-Eugen Birta" w:date="2018-05-14T22:27:00Z">
        <w:r w:rsidR="00EA1D3B">
          <w:t xml:space="preserve">in the year </w:t>
        </w:r>
        <w:r w:rsidR="007C7858">
          <w:t>bet</w:t>
        </w:r>
      </w:ins>
      <w:ins w:id="147" w:author="Andrei-Eugen Birta" w:date="2018-05-14T22:28:00Z">
        <w:r w:rsidR="007C7858">
          <w:t>ween</w:t>
        </w:r>
      </w:ins>
      <w:ins w:id="148" w:author="Andrei-Eugen Birta" w:date="2018-05-14T22:27:00Z">
        <w:r w:rsidR="00EA1D3B">
          <w:t xml:space="preserve"> </w:t>
        </w:r>
      </w:ins>
      <w:r>
        <w:t xml:space="preserve">1999–2000. </w:t>
      </w:r>
      <w:r w:rsidR="00256BA9">
        <w:t xml:space="preserve">Making the case, not only a safety issue, but also </w:t>
      </w:r>
      <w:commentRangeStart w:id="149"/>
      <w:del w:id="150" w:author="Andrei-Eugen Birta" w:date="2018-05-12T19:20:00Z">
        <w:r w:rsidR="00256BA9" w:rsidDel="00434A00">
          <w:delText>a</w:delText>
        </w:r>
      </w:del>
      <w:commentRangeEnd w:id="149"/>
      <w:ins w:id="151" w:author="Andrei-Eugen Birta" w:date="2018-05-12T19:20:00Z">
        <w:r w:rsidR="00434A00">
          <w:t>an</w:t>
        </w:r>
      </w:ins>
      <w:r w:rsidR="002207E8">
        <w:rPr>
          <w:rStyle w:val="CommentReference"/>
        </w:rPr>
        <w:commentReference w:id="149"/>
      </w:r>
      <w:r w:rsidR="00256BA9">
        <w:t xml:space="preserve"> economical one.</w:t>
      </w:r>
    </w:p>
    <w:p w14:paraId="5081E436" w14:textId="1ECE4BFC" w:rsidR="004D1EC3" w:rsidRDefault="004D1EC3" w:rsidP="004D1EC3">
      <w:pPr>
        <w:pStyle w:val="Heading2"/>
        <w:numPr>
          <w:ilvl w:val="0"/>
          <w:numId w:val="6"/>
        </w:numPr>
        <w:rPr>
          <w:rFonts w:ascii="Arial" w:hAnsi="Arial" w:cs="Arial"/>
          <w:sz w:val="24"/>
          <w:szCs w:val="24"/>
        </w:rPr>
      </w:pPr>
      <w:bookmarkStart w:id="152" w:name="_Toc513995878"/>
      <w:bookmarkStart w:id="153" w:name="_Toc514099939"/>
      <w:r w:rsidRPr="00B15178">
        <w:rPr>
          <w:rFonts w:ascii="Arial" w:hAnsi="Arial" w:cs="Arial"/>
          <w:sz w:val="24"/>
          <w:szCs w:val="24"/>
        </w:rPr>
        <w:lastRenderedPageBreak/>
        <w:t>Learning Goals</w:t>
      </w:r>
      <w:bookmarkEnd w:id="152"/>
      <w:bookmarkEnd w:id="153"/>
    </w:p>
    <w:p w14:paraId="551F95C5" w14:textId="77777777" w:rsidR="00B025C0" w:rsidRPr="00B025C0" w:rsidRDefault="00B025C0" w:rsidP="00B025C0">
      <w:r w:rsidRPr="00B025C0">
        <w:t>Some of the learning goals for this project are:</w:t>
      </w:r>
    </w:p>
    <w:p w14:paraId="37C18B6C" w14:textId="56B14A91" w:rsidR="00B025C0" w:rsidRPr="00B025C0" w:rsidRDefault="00D208CD" w:rsidP="00B025C0">
      <w:pPr>
        <w:pStyle w:val="ListParagraph"/>
        <w:numPr>
          <w:ilvl w:val="0"/>
          <w:numId w:val="7"/>
        </w:numPr>
      </w:pPr>
      <w:ins w:id="154" w:author="Andrei-Eugen Birta" w:date="2018-05-14T22:28:00Z">
        <w:r>
          <w:t xml:space="preserve">Managing to </w:t>
        </w:r>
      </w:ins>
      <w:del w:id="155" w:author="Andrei-Eugen Birta" w:date="2018-05-14T22:28:00Z">
        <w:r w:rsidR="00B025C0" w:rsidRPr="00B025C0" w:rsidDel="00D208CD">
          <w:delText>Gathering</w:delText>
        </w:r>
      </w:del>
      <w:ins w:id="156" w:author="Andrei-Eugen Birta" w:date="2018-05-14T22:28:00Z">
        <w:r>
          <w:t>gather</w:t>
        </w:r>
      </w:ins>
      <w:r w:rsidR="00B025C0" w:rsidRPr="00B025C0">
        <w:t xml:space="preserve"> useful datasets related to the case (Data acquisition)</w:t>
      </w:r>
    </w:p>
    <w:p w14:paraId="170E7472" w14:textId="77777777" w:rsidR="00B025C0" w:rsidRPr="00B025C0" w:rsidRDefault="00B025C0" w:rsidP="00B025C0">
      <w:pPr>
        <w:pStyle w:val="ListParagraph"/>
        <w:numPr>
          <w:ilvl w:val="0"/>
          <w:numId w:val="7"/>
        </w:numPr>
      </w:pPr>
      <w:r w:rsidRPr="00B025C0">
        <w:t>Converting datasets to a common format, in order to facilitate data analysis, using tools offered by Python</w:t>
      </w:r>
    </w:p>
    <w:p w14:paraId="2095F476" w14:textId="4C320E37" w:rsidR="00B025C0" w:rsidRPr="00B025C0" w:rsidRDefault="00B025C0" w:rsidP="00B025C0">
      <w:pPr>
        <w:pStyle w:val="ListParagraph"/>
        <w:numPr>
          <w:ilvl w:val="0"/>
          <w:numId w:val="7"/>
        </w:numPr>
      </w:pPr>
      <w:del w:id="157" w:author="Andrei-Eugen Birta" w:date="2018-05-13T17:41:00Z">
        <w:r w:rsidRPr="00B025C0" w:rsidDel="004B7389">
          <w:delText xml:space="preserve">Filtering </w:delText>
        </w:r>
      </w:del>
      <w:ins w:id="158" w:author="Andrei-Eugen Birta" w:date="2018-05-13T17:41:00Z">
        <w:r w:rsidR="004B7389">
          <w:t>Wrangling</w:t>
        </w:r>
        <w:r w:rsidR="004B7389" w:rsidRPr="00B025C0">
          <w:t xml:space="preserve"> </w:t>
        </w:r>
      </w:ins>
      <w:r w:rsidRPr="00B025C0">
        <w:t>data (dealing with missing values, misspelled words or wrong datatypes), using tools offered by Python</w:t>
      </w:r>
    </w:p>
    <w:p w14:paraId="33D00B70" w14:textId="77777777" w:rsidR="00B025C0" w:rsidRPr="00B025C0" w:rsidRDefault="00B025C0" w:rsidP="00B025C0">
      <w:pPr>
        <w:pStyle w:val="ListParagraph"/>
        <w:numPr>
          <w:ilvl w:val="0"/>
          <w:numId w:val="7"/>
        </w:numPr>
      </w:pPr>
      <w:r w:rsidRPr="00B025C0">
        <w:t>Describing what and why it has happened, using descriptive and diagnostic analysis techniques</w:t>
      </w:r>
    </w:p>
    <w:p w14:paraId="6B45CA53" w14:textId="03D01830" w:rsidR="004A4790" w:rsidRDefault="00B025C0" w:rsidP="004A4790">
      <w:pPr>
        <w:pStyle w:val="ListParagraph"/>
        <w:numPr>
          <w:ilvl w:val="0"/>
          <w:numId w:val="7"/>
        </w:numPr>
        <w:rPr>
          <w:ins w:id="159" w:author="Andrei-Eugen Birta" w:date="2018-05-14T22:28:00Z"/>
        </w:rPr>
      </w:pPr>
      <w:del w:id="160" w:author="Andrei-Eugen Birta" w:date="2018-05-14T22:28:00Z">
        <w:r w:rsidRPr="00B025C0" w:rsidDel="00161C49">
          <w:delText>Predicting possible collision areas, at different times of the year and possibly wildlife species and types of damage, to facilitate warning emissions by concerned authorities</w:delText>
        </w:r>
      </w:del>
      <w:ins w:id="161" w:author="Andrei-Eugen Birta" w:date="2018-05-14T22:28:00Z">
        <w:r w:rsidR="00161C49">
          <w:t xml:space="preserve">Predicting </w:t>
        </w:r>
      </w:ins>
      <w:ins w:id="162" w:author="Andrei-Eugen Birta" w:date="2018-05-14T22:29:00Z">
        <w:r w:rsidR="006F4D40">
          <w:t xml:space="preserve">whether a </w:t>
        </w:r>
      </w:ins>
      <w:ins w:id="163" w:author="Andrei-Eugen Birta" w:date="2018-05-14T22:30:00Z">
        <w:r w:rsidR="006F4D40">
          <w:t>future flight is going to partake in such an accident</w:t>
        </w:r>
      </w:ins>
    </w:p>
    <w:p w14:paraId="045545B2" w14:textId="2759CED8" w:rsidR="00161C49" w:rsidRPr="001B73C2" w:rsidRDefault="00161C49" w:rsidP="004A4790">
      <w:pPr>
        <w:pStyle w:val="ListParagraph"/>
        <w:numPr>
          <w:ilvl w:val="0"/>
          <w:numId w:val="7"/>
        </w:numPr>
      </w:pPr>
      <w:ins w:id="164" w:author="Andrei-Eugen Birta" w:date="2018-05-14T22:28:00Z">
        <w:r>
          <w:t>Prescrib</w:t>
        </w:r>
      </w:ins>
      <w:ins w:id="165" w:author="Andrei-Eugen Birta" w:date="2018-05-14T22:29:00Z">
        <w:r>
          <w:t>ing proven ways of countering or reducing the likelihood of such events happening.</w:t>
        </w:r>
      </w:ins>
    </w:p>
    <w:p w14:paraId="221CBE7D" w14:textId="73821B13" w:rsidR="007207EC" w:rsidRDefault="007207EC" w:rsidP="007207EC">
      <w:pPr>
        <w:pStyle w:val="Heading1"/>
        <w:numPr>
          <w:ilvl w:val="0"/>
          <w:numId w:val="2"/>
        </w:numPr>
        <w:rPr>
          <w:rFonts w:ascii="Arial" w:hAnsi="Arial" w:cs="Arial"/>
          <w:sz w:val="24"/>
          <w:szCs w:val="24"/>
        </w:rPr>
      </w:pPr>
      <w:bookmarkStart w:id="166" w:name="_Toc513995879"/>
      <w:bookmarkStart w:id="167" w:name="_Toc514099940"/>
      <w:r w:rsidRPr="00B15178">
        <w:rPr>
          <w:rFonts w:ascii="Arial" w:hAnsi="Arial" w:cs="Arial"/>
          <w:sz w:val="24"/>
          <w:szCs w:val="24"/>
        </w:rPr>
        <w:t>Development Framework</w:t>
      </w:r>
      <w:bookmarkEnd w:id="166"/>
      <w:bookmarkEnd w:id="167"/>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From the diagram above, resulted that we needed some kind of agile development method, due to the high amount of expected changes, small team size, and team’s culture, but is structured enough to accommodate for the project’s criticality.</w:t>
      </w:r>
    </w:p>
    <w:p w14:paraId="10757575" w14:textId="0B1C4568" w:rsidR="00E47A61" w:rsidRDefault="00E47A61" w:rsidP="00101E91">
      <w:pPr>
        <w:ind w:firstLine="360"/>
      </w:pPr>
      <w:r>
        <w:t>Although the high level of criticality indicates that structured development method should be used, we have decided to work</w:t>
      </w:r>
      <w:ins w:id="168" w:author="Andrei-Eugen Birta" w:date="2018-05-14T22:31:00Z">
        <w:r w:rsidR="00341419">
          <w:t>,</w:t>
        </w:r>
      </w:ins>
      <w:r>
        <w:t xml:space="preserve"> following the Kanban development method, because of two reasons: it best fits the other four measurements and </w:t>
      </w:r>
      <w:del w:id="169" w:author="Andrei-Eugen Birta" w:date="2018-05-14T22:31:00Z">
        <w:r w:rsidDel="00722C6E">
          <w:delText>it’s quite unlikely that our project will be used by any company, due to various reasons.</w:delText>
        </w:r>
      </w:del>
      <w:ins w:id="170" w:author="Andrei-Eugen Birta" w:date="2018-05-14T22:31:00Z">
        <w:r w:rsidR="00722C6E">
          <w:t xml:space="preserve">the likelihood </w:t>
        </w:r>
      </w:ins>
      <w:ins w:id="171" w:author="Andrei-Eugen Birta" w:date="2018-05-14T22:32:00Z">
        <w:r w:rsidR="00722C6E">
          <w:t xml:space="preserve">of this project being used anything beyond </w:t>
        </w:r>
        <w:r w:rsidR="00F41864">
          <w:t>examination reasons, is quite small.</w:t>
        </w:r>
      </w:ins>
    </w:p>
    <w:p w14:paraId="0D587781" w14:textId="27555B6B" w:rsidR="003046B9" w:rsidRDefault="003046B9" w:rsidP="003046B9">
      <w:pPr>
        <w:pStyle w:val="Heading2"/>
        <w:numPr>
          <w:ilvl w:val="0"/>
          <w:numId w:val="8"/>
        </w:numPr>
      </w:pPr>
      <w:bookmarkStart w:id="172" w:name="_Toc513995880"/>
      <w:bookmarkStart w:id="173" w:name="_Toc514099941"/>
      <w:r>
        <w:t>Pros</w:t>
      </w:r>
      <w:bookmarkEnd w:id="172"/>
      <w:bookmarkEnd w:id="173"/>
    </w:p>
    <w:p w14:paraId="10A0E0DB" w14:textId="04AB3128" w:rsidR="003046B9" w:rsidRDefault="003046B9" w:rsidP="003046B9">
      <w:pPr>
        <w:pStyle w:val="ListParagraph"/>
        <w:numPr>
          <w:ilvl w:val="0"/>
          <w:numId w:val="9"/>
        </w:numPr>
      </w:pPr>
      <w:r>
        <w:t>The small number of guidelines gives the programmer the freedom to work as he pleases</w:t>
      </w:r>
    </w:p>
    <w:p w14:paraId="36897E09" w14:textId="58044B5C" w:rsidR="003046B9" w:rsidRDefault="003046B9" w:rsidP="003046B9">
      <w:pPr>
        <w:pStyle w:val="ListParagraph"/>
        <w:numPr>
          <w:ilvl w:val="0"/>
          <w:numId w:val="9"/>
        </w:numPr>
      </w:pPr>
      <w:r>
        <w:t xml:space="preserve">The Kanban </w:t>
      </w:r>
      <w:r w:rsidR="006578EF">
        <w:t>board helps</w:t>
      </w:r>
      <w:ins w:id="174" w:author="Andrei-Eugen Birta" w:date="2018-05-14T22:32:00Z">
        <w:r w:rsidR="003A2067">
          <w:t xml:space="preserve"> to</w:t>
        </w:r>
      </w:ins>
      <w:r w:rsidR="006578EF">
        <w:t xml:space="preserve"> manage the project responsibilities and keep track of what has been achieved</w:t>
      </w:r>
    </w:p>
    <w:p w14:paraId="4728B216" w14:textId="4C60B615" w:rsidR="0094469C" w:rsidRPr="003046B9" w:rsidRDefault="0094469C" w:rsidP="003046B9">
      <w:pPr>
        <w:pStyle w:val="ListParagraph"/>
        <w:numPr>
          <w:ilvl w:val="0"/>
          <w:numId w:val="9"/>
        </w:numPr>
      </w:pPr>
      <w:r>
        <w:t>The Kanban board allows for a better understanding of work and workflow.</w:t>
      </w:r>
    </w:p>
    <w:p w14:paraId="6B48882F" w14:textId="3AC13880" w:rsidR="003046B9" w:rsidRDefault="003046B9" w:rsidP="003046B9">
      <w:pPr>
        <w:pStyle w:val="Heading2"/>
        <w:numPr>
          <w:ilvl w:val="0"/>
          <w:numId w:val="8"/>
        </w:numPr>
      </w:pPr>
      <w:bookmarkStart w:id="175" w:name="_Toc513995881"/>
      <w:bookmarkStart w:id="176" w:name="_Toc514099942"/>
      <w:r>
        <w:t>Cons</w:t>
      </w:r>
      <w:bookmarkEnd w:id="175"/>
      <w:bookmarkEnd w:id="176"/>
    </w:p>
    <w:p w14:paraId="11950CD9" w14:textId="5A2C3014" w:rsidR="00F00531" w:rsidRPr="00D37DF0" w:rsidRDefault="00A733D3" w:rsidP="00006BA0">
      <w:pPr>
        <w:pStyle w:val="ListParagraph"/>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Heading1"/>
        <w:numPr>
          <w:ilvl w:val="0"/>
          <w:numId w:val="2"/>
        </w:numPr>
        <w:rPr>
          <w:rFonts w:ascii="Arial" w:hAnsi="Arial" w:cs="Arial"/>
          <w:sz w:val="24"/>
          <w:szCs w:val="24"/>
        </w:rPr>
      </w:pPr>
      <w:bookmarkStart w:id="177" w:name="_Toc513995882"/>
      <w:bookmarkStart w:id="178" w:name="_Toc514099943"/>
      <w:r w:rsidRPr="00B15178">
        <w:rPr>
          <w:rFonts w:ascii="Arial" w:hAnsi="Arial" w:cs="Arial"/>
          <w:sz w:val="24"/>
          <w:szCs w:val="24"/>
        </w:rPr>
        <w:t>Development P</w:t>
      </w:r>
      <w:r w:rsidR="00890E79" w:rsidRPr="00B15178">
        <w:rPr>
          <w:rFonts w:ascii="Arial" w:hAnsi="Arial" w:cs="Arial"/>
          <w:sz w:val="24"/>
          <w:szCs w:val="24"/>
        </w:rPr>
        <w:t>rocess</w:t>
      </w:r>
      <w:bookmarkEnd w:id="177"/>
      <w:bookmarkEnd w:id="178"/>
    </w:p>
    <w:p w14:paraId="49470698" w14:textId="0494B0B5"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w:t>
      </w:r>
      <w:ins w:id="179" w:author="Andrei-Eugen Birta" w:date="2018-05-14T21:34:00Z">
        <w:r w:rsidR="00513DBF" w:rsidRPr="00066E7D">
          <w:t xml:space="preserve">Prescriptive </w:t>
        </w:r>
      </w:ins>
      <w:del w:id="180" w:author="Andrei-Eugen Birta" w:date="2018-05-14T21:34:00Z">
        <w:r w:rsidR="00D2561B" w:rsidDel="00513DBF">
          <w:delText>P</w:delText>
        </w:r>
      </w:del>
      <w:del w:id="181" w:author="Andrei-Eugen Birta" w:date="2018-05-14T21:33:00Z">
        <w:r w:rsidR="00D2561B" w:rsidDel="00E22CC9">
          <w:delText>e</w:delText>
        </w:r>
      </w:del>
      <w:del w:id="182" w:author="Andrei-Eugen Birta" w:date="2018-05-14T21:34:00Z">
        <w:r w:rsidR="00D2561B" w:rsidDel="00513DBF">
          <w:delText xml:space="preserve">rspective </w:delText>
        </w:r>
      </w:del>
      <w:r w:rsidR="00D2561B">
        <w:t>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Heading2"/>
        <w:numPr>
          <w:ilvl w:val="0"/>
          <w:numId w:val="5"/>
        </w:numPr>
        <w:rPr>
          <w:rFonts w:ascii="Arial" w:hAnsi="Arial" w:cs="Arial"/>
          <w:sz w:val="24"/>
          <w:szCs w:val="24"/>
        </w:rPr>
      </w:pPr>
      <w:bookmarkStart w:id="183" w:name="_Toc513995883"/>
      <w:bookmarkStart w:id="184" w:name="_Toc514099944"/>
      <w:r w:rsidRPr="00B15178">
        <w:rPr>
          <w:rFonts w:ascii="Arial" w:hAnsi="Arial" w:cs="Arial"/>
          <w:sz w:val="24"/>
          <w:szCs w:val="24"/>
        </w:rPr>
        <w:t>Data Acquisition</w:t>
      </w:r>
      <w:bookmarkEnd w:id="183"/>
      <w:bookmarkEnd w:id="184"/>
    </w:p>
    <w:p w14:paraId="4C58EE46" w14:textId="2614701E" w:rsidR="00DD19E1" w:rsidRDefault="00DD19E1" w:rsidP="00DD19E1">
      <w:pPr>
        <w:ind w:firstLine="360"/>
      </w:pPr>
      <w:r>
        <w:t xml:space="preserve">Data Acquisition is the first step that has to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FootnoteReference"/>
        </w:rPr>
        <w:footnoteReference w:id="1"/>
      </w:r>
      <w:r>
        <w:t>:</w:t>
      </w:r>
    </w:p>
    <w:p w14:paraId="1EB3365F" w14:textId="0BAFA5CF" w:rsidR="00956F16" w:rsidRDefault="00956F16" w:rsidP="00956F16">
      <w:pPr>
        <w:pStyle w:val="ListParagraph"/>
        <w:numPr>
          <w:ilvl w:val="1"/>
          <w:numId w:val="2"/>
        </w:numPr>
      </w:pPr>
      <w:r>
        <w:t>USA Collisions from 1990-1999</w:t>
      </w:r>
    </w:p>
    <w:p w14:paraId="607D4D19" w14:textId="7CCDB2D0" w:rsidR="00956F16" w:rsidRDefault="00956F16" w:rsidP="00956F16">
      <w:pPr>
        <w:pStyle w:val="ListParagraph"/>
        <w:numPr>
          <w:ilvl w:val="1"/>
          <w:numId w:val="2"/>
        </w:numPr>
      </w:pPr>
      <w:r>
        <w:t>USA Collisions from 2000-2009</w:t>
      </w:r>
    </w:p>
    <w:p w14:paraId="379E9A9C" w14:textId="7A8DCD15" w:rsidR="00956F16" w:rsidRDefault="00956F16" w:rsidP="00956F16">
      <w:pPr>
        <w:pStyle w:val="ListParagraph"/>
        <w:numPr>
          <w:ilvl w:val="1"/>
          <w:numId w:val="2"/>
        </w:numPr>
      </w:pPr>
      <w:r>
        <w:t>USA Collisions from 2010-2018</w:t>
      </w:r>
    </w:p>
    <w:p w14:paraId="2D01A2E1" w14:textId="6A3A7541" w:rsidR="005504A3" w:rsidRDefault="005504A3" w:rsidP="00956F16">
      <w:pPr>
        <w:pStyle w:val="ListParagraph"/>
        <w:numPr>
          <w:ilvl w:val="1"/>
          <w:numId w:val="2"/>
        </w:numPr>
      </w:pPr>
      <w:r>
        <w:t>USA Military Collisions from 1990-2018</w:t>
      </w:r>
    </w:p>
    <w:p w14:paraId="16AF64EF" w14:textId="15288434" w:rsidR="00956F16" w:rsidRDefault="00956F16" w:rsidP="00956F16">
      <w:pPr>
        <w:pStyle w:val="ListParagraph"/>
        <w:numPr>
          <w:ilvl w:val="1"/>
          <w:numId w:val="2"/>
        </w:numPr>
      </w:pPr>
      <w:r>
        <w:lastRenderedPageBreak/>
        <w:t xml:space="preserve">USA </w:t>
      </w:r>
      <w:commentRangeStart w:id="185"/>
      <w:del w:id="186" w:author="Andrei-Eugen Birta" w:date="2018-05-12T19:21:00Z">
        <w:r w:rsidDel="00CC52E5">
          <w:delText>successful</w:delText>
        </w:r>
        <w:commentRangeEnd w:id="185"/>
        <w:r w:rsidR="00FA435F" w:rsidDel="00CC52E5">
          <w:rPr>
            <w:rStyle w:val="CommentReference"/>
          </w:rPr>
          <w:commentReference w:id="185"/>
        </w:r>
        <w:r w:rsidDel="00CC52E5">
          <w:delText xml:space="preserve"> </w:delText>
        </w:r>
      </w:del>
      <w:r>
        <w:t>flights</w:t>
      </w:r>
      <w:r w:rsidR="00F53253">
        <w:t xml:space="preserve"> in 2015</w:t>
      </w:r>
    </w:p>
    <w:p w14:paraId="0D5A229E" w14:textId="096C5699" w:rsidR="000F574F" w:rsidRDefault="000F574F" w:rsidP="00956F16">
      <w:pPr>
        <w:pStyle w:val="ListParagraph"/>
        <w:numPr>
          <w:ilvl w:val="1"/>
          <w:numId w:val="2"/>
        </w:numPr>
      </w:pPr>
      <w:r>
        <w:t>USA airports</w:t>
      </w:r>
    </w:p>
    <w:p w14:paraId="1C42DDA3" w14:textId="050B41A2" w:rsidR="000F574F" w:rsidRDefault="000F574F" w:rsidP="00956F16">
      <w:pPr>
        <w:pStyle w:val="ListParagraph"/>
        <w:numPr>
          <w:ilvl w:val="1"/>
          <w:numId w:val="2"/>
        </w:numPr>
        <w:rPr>
          <w:ins w:id="187" w:author="Andrei-Eugen Birta" w:date="2018-05-14T21:16:00Z"/>
        </w:rPr>
      </w:pPr>
      <w:r>
        <w:t>USA airlines</w:t>
      </w:r>
    </w:p>
    <w:p w14:paraId="1BE193A9" w14:textId="1699AFA0" w:rsidR="00890B23" w:rsidRPr="00DD19E1" w:rsidRDefault="00890B23">
      <w:pPr>
        <w:ind w:firstLine="360"/>
        <w:pPrChange w:id="188" w:author="Andrei-Eugen Birta" w:date="2018-05-14T21:18:00Z">
          <w:pPr>
            <w:pStyle w:val="ListParagraph"/>
            <w:numPr>
              <w:ilvl w:val="1"/>
              <w:numId w:val="2"/>
            </w:numPr>
            <w:ind w:left="1440" w:hanging="360"/>
          </w:pPr>
        </w:pPrChange>
      </w:pPr>
      <w:ins w:id="189" w:author="Andrei-Eugen Birta" w:date="2018-05-14T21:17:00Z">
        <w:r>
          <w:t xml:space="preserve">Some datasets were acquired for direct purposes, like </w:t>
        </w:r>
      </w:ins>
      <w:ins w:id="190" w:author="Andrei-Eugen Birta" w:date="2018-05-14T21:16:00Z">
        <w:r>
          <w:t>USA collision datasets</w:t>
        </w:r>
      </w:ins>
      <w:ins w:id="191" w:author="Andrei-Eugen Birta" w:date="2018-05-14T22:34:00Z">
        <w:r w:rsidR="004A2CA7">
          <w:t>,</w:t>
        </w:r>
      </w:ins>
      <w:ins w:id="192" w:author="Andrei-Eugen Birta" w:date="2018-05-14T21:16:00Z">
        <w:r>
          <w:t xml:space="preserve"> </w:t>
        </w:r>
      </w:ins>
      <w:ins w:id="193" w:author="Andrei-Eugen Birta" w:date="2018-05-14T21:17:00Z">
        <w:r>
          <w:t xml:space="preserve">which </w:t>
        </w:r>
      </w:ins>
      <w:ins w:id="194" w:author="Andrei-Eugen Birta" w:date="2018-05-14T21:16:00Z">
        <w:r>
          <w:t>have been acquired in order to facilitate Descriptive a</w:t>
        </w:r>
      </w:ins>
      <w:ins w:id="195" w:author="Andrei-Eugen Birta" w:date="2018-05-14T21:17:00Z">
        <w:r>
          <w:t>nd Predictive analysis</w:t>
        </w:r>
      </w:ins>
      <w:ins w:id="196" w:author="Andrei-Eugen Birta" w:date="2018-05-14T21:18:00Z">
        <w:r>
          <w:t>, where others, like USA airports and USA airlines, have been acquired in order to better understand the current data and to help in the Data Wrangling process.</w:t>
        </w:r>
      </w:ins>
    </w:p>
    <w:p w14:paraId="03B65C08" w14:textId="0E407401" w:rsidR="007207EC" w:rsidRDefault="007207EC" w:rsidP="007207EC">
      <w:pPr>
        <w:pStyle w:val="Heading2"/>
        <w:numPr>
          <w:ilvl w:val="0"/>
          <w:numId w:val="5"/>
        </w:numPr>
        <w:rPr>
          <w:rFonts w:ascii="Arial" w:hAnsi="Arial" w:cs="Arial"/>
          <w:sz w:val="24"/>
          <w:szCs w:val="24"/>
        </w:rPr>
      </w:pPr>
      <w:bookmarkStart w:id="197" w:name="_Toc513995884"/>
      <w:bookmarkStart w:id="198" w:name="_Toc514099945"/>
      <w:r w:rsidRPr="00B15178">
        <w:rPr>
          <w:rFonts w:ascii="Arial" w:hAnsi="Arial" w:cs="Arial"/>
          <w:sz w:val="24"/>
          <w:szCs w:val="24"/>
        </w:rPr>
        <w:t>Data Wrangling</w:t>
      </w:r>
      <w:bookmarkEnd w:id="197"/>
      <w:bookmarkEnd w:id="198"/>
    </w:p>
    <w:p w14:paraId="55450930" w14:textId="691E8BCC"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w:t>
      </w:r>
      <w:ins w:id="199" w:author="Andrei-Eugen Birta" w:date="2018-05-14T22:35:00Z">
        <w:r w:rsidR="00B35653">
          <w:t xml:space="preserve"> in</w:t>
        </w:r>
      </w:ins>
      <w:r>
        <w:t xml:space="preserve"> such</w:t>
      </w:r>
      <w:ins w:id="200" w:author="Andrei-Eugen Birta" w:date="2018-05-14T22:35:00Z">
        <w:r w:rsidR="00B35653">
          <w:t xml:space="preserve"> ways</w:t>
        </w:r>
      </w:ins>
      <w:r>
        <w:t xml:space="preserve"> that it will be ready to go for further processing.</w:t>
      </w:r>
    </w:p>
    <w:p w14:paraId="367CE428" w14:textId="3C6F4B74" w:rsidR="006B6150" w:rsidRDefault="006B6150" w:rsidP="00341C8D">
      <w:pPr>
        <w:ind w:firstLine="360"/>
      </w:pPr>
      <w:r>
        <w:t xml:space="preserve">We chose to do this, by using very powerful libraries, such as </w:t>
      </w:r>
      <w:ins w:id="201" w:author="Andrei-Eugen Birta" w:date="2018-05-14T21:19:00Z">
        <w:r w:rsidR="00777D9E">
          <w:t>“</w:t>
        </w:r>
      </w:ins>
      <w:r>
        <w:t>Pandas</w:t>
      </w:r>
      <w:ins w:id="202" w:author="Andrei-Eugen Birta" w:date="2018-05-14T21:19:00Z">
        <w:r w:rsidR="00777D9E">
          <w:t>”</w:t>
        </w:r>
      </w:ins>
      <w:r>
        <w:t xml:space="preserve"> and </w:t>
      </w:r>
      <w:ins w:id="203" w:author="Andrei-Eugen Birta" w:date="2018-05-14T21:19:00Z">
        <w:r w:rsidR="00777D9E">
          <w:t>“</w:t>
        </w:r>
      </w:ins>
      <w:r>
        <w:t>Numpy</w:t>
      </w:r>
      <w:ins w:id="204" w:author="Andrei-Eugen Birta" w:date="2018-05-14T21:19:00Z">
        <w:r w:rsidR="00777D9E">
          <w:t>”</w:t>
        </w:r>
      </w:ins>
      <w:r>
        <w:t>, available for Python. Those libraries allow us to process the datasets in a much faster and reliable way than by doing it either manually or using other programming languages such as C# or Java.</w:t>
      </w:r>
    </w:p>
    <w:p w14:paraId="24BC7838" w14:textId="44D3BD01"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using Pandas’s “read_csv”</w:t>
      </w:r>
      <w:r w:rsidR="005504A3">
        <w:t xml:space="preserve"> function, then merged i</w:t>
      </w:r>
      <w:r w:rsidR="00004B89">
        <w:t xml:space="preserve">nto one single </w:t>
      </w:r>
      <w:r w:rsidR="00795FCF">
        <w:t>data frame</w:t>
      </w:r>
      <w:r w:rsidR="00004B89">
        <w:t xml:space="preserve">, just as </w:t>
      </w:r>
      <w:r w:rsidR="00233B65">
        <w:t>the following image shows (</w:t>
      </w:r>
      <w:ins w:id="205" w:author="Andrei-Eugen Birta" w:date="2018-05-14T21:20:00Z">
        <w:r w:rsidR="00CC0541">
          <w:t>F</w:t>
        </w:r>
      </w:ins>
      <w:del w:id="206" w:author="Andrei-Eugen Birta" w:date="2018-05-14T21:20:00Z">
        <w:r w:rsidR="00233B65" w:rsidDel="00CC0541">
          <w:delText>f</w:delText>
        </w:r>
      </w:del>
      <w:r w:rsidR="00233B65">
        <w:t>ig</w:t>
      </w:r>
      <w:ins w:id="207" w:author="Andrei-Eugen Birta" w:date="2018-05-14T22:35:00Z">
        <w:r w:rsidR="00383A52">
          <w:t>ure</w:t>
        </w:r>
      </w:ins>
      <w:del w:id="208" w:author="Andrei-Eugen Birta" w:date="2018-05-14T22:35:00Z">
        <w:r w:rsidR="00233B65" w:rsidDel="00383A52">
          <w:delText>.</w:delText>
        </w:r>
      </w:del>
      <w:r w:rsidR="00233B65">
        <w:t xml:space="preserve"> </w:t>
      </w:r>
      <w:r w:rsidR="00004B89">
        <w:t>1)</w:t>
      </w:r>
      <w:ins w:id="209" w:author="Andrei-Eugen Birta" w:date="2018-05-14T22:35:00Z">
        <w:r w:rsidR="000910D6">
          <w:t>.</w:t>
        </w:r>
      </w:ins>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15014033" w:rsidR="00DE0DAF" w:rsidRPr="00DE0DAF" w:rsidRDefault="00233B65" w:rsidP="00DE0DAF">
      <w:pPr>
        <w:pStyle w:val="Caption"/>
      </w:pPr>
      <w:r>
        <w:t xml:space="preserve">Figure </w:t>
      </w:r>
      <w:fldSimple w:instr=" SEQ Figure \* ARABIC ">
        <w:r w:rsidR="007E2A01">
          <w:rPr>
            <w:noProof/>
          </w:rPr>
          <w:t>1</w:t>
        </w:r>
      </w:fldSimple>
    </w:p>
    <w:p w14:paraId="14AFEB7F" w14:textId="4D8CD9EB" w:rsidR="00341C8D" w:rsidRPr="006B6150" w:rsidRDefault="00341C8D" w:rsidP="00341C8D">
      <w:pPr>
        <w:ind w:firstLine="360"/>
      </w:pPr>
      <w:r>
        <w:tab/>
      </w:r>
      <w:bookmarkStart w:id="210" w:name="_Toc513995885"/>
      <w:bookmarkStart w:id="211" w:name="_Toc514099946"/>
      <w:ins w:id="212" w:author="Andrei-Eugen Birta" w:date="2018-05-13T17:31:00Z">
        <w:r w:rsidR="007660B6" w:rsidRPr="006153A4">
          <w:rPr>
            <w:rStyle w:val="Heading3Char"/>
            <w:rFonts w:ascii="Arial" w:hAnsi="Arial" w:cs="Arial"/>
            <w:rPrChange w:id="213" w:author="Andrei-Eugen Birta" w:date="2018-05-13T17:31:00Z">
              <w:rPr/>
            </w:rPrChange>
          </w:rPr>
          <w:t>b.1.</w:t>
        </w:r>
      </w:ins>
      <w:ins w:id="214" w:author="Andrei-Eugen Birta" w:date="2018-05-13T17:33:00Z">
        <w:r w:rsidR="00C5204C">
          <w:rPr>
            <w:rStyle w:val="Heading3Char"/>
            <w:rFonts w:ascii="Arial" w:hAnsi="Arial" w:cs="Arial"/>
          </w:rPr>
          <w:t xml:space="preserve"> </w:t>
        </w:r>
      </w:ins>
      <w:r w:rsidRPr="006B6150">
        <w:rPr>
          <w:rStyle w:val="Heading3Char"/>
          <w:rFonts w:ascii="Arial" w:hAnsi="Arial" w:cs="Arial"/>
        </w:rPr>
        <w:t>Identify and Handle Missing Values</w:t>
      </w:r>
      <w:bookmarkEnd w:id="210"/>
      <w:bookmarkEnd w:id="211"/>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41B54231" w:rsidR="00EB6216" w:rsidRDefault="00EB6216" w:rsidP="006B6150">
      <w:pPr>
        <w:ind w:firstLine="360"/>
      </w:pPr>
      <w:r>
        <w:lastRenderedPageBreak/>
        <w:t>But to be able to handle missing values, first we needed to identify them</w:t>
      </w:r>
      <w:ins w:id="215" w:author="Andrei-Eugen Birta" w:date="2018-05-14T21:20:00Z">
        <w:r w:rsidR="00762612">
          <w:t xml:space="preserve"> from among the </w:t>
        </w:r>
        <w:r w:rsidR="009B0F1F">
          <w:t>others</w:t>
        </w:r>
      </w:ins>
      <w:del w:id="216" w:author="Andrei-Eugen Birta" w:date="2018-05-14T21:20:00Z">
        <w:r w:rsidR="0033306B" w:rsidDel="009B0F1F">
          <w:delText>,</w:delText>
        </w:r>
      </w:del>
      <w:ins w:id="217" w:author="Andrei-Eugen Birta" w:date="2018-05-14T21:20:00Z">
        <w:r w:rsidR="009B0F1F">
          <w:t>.</w:t>
        </w:r>
      </w:ins>
      <w:r w:rsidR="0033306B">
        <w:t xml:space="preserve"> </w:t>
      </w:r>
      <w:ins w:id="218" w:author="Andrei-Eugen Birta" w:date="2018-05-14T21:21:00Z">
        <w:r w:rsidR="009B0F1F">
          <w:t>T</w:t>
        </w:r>
      </w:ins>
      <w:del w:id="219" w:author="Andrei-Eugen Birta" w:date="2018-05-14T21:20:00Z">
        <w:r w:rsidR="0033306B" w:rsidDel="009B0F1F">
          <w:delText>t</w:delText>
        </w:r>
      </w:del>
      <w:r w:rsidR="0033306B">
        <w:t>hen replace them with the standard NAN values</w:t>
      </w:r>
      <w:r>
        <w:t>. Following figure (</w:t>
      </w:r>
      <w:ins w:id="220" w:author="Andrei-Eugen Birta" w:date="2018-05-14T21:21:00Z">
        <w:r w:rsidR="00F50A7A">
          <w:t>F</w:t>
        </w:r>
      </w:ins>
      <w:del w:id="221" w:author="Andrei-Eugen Birta" w:date="2018-05-14T21:21:00Z">
        <w:r w:rsidDel="00F50A7A">
          <w:delText>f</w:delText>
        </w:r>
      </w:del>
      <w:r>
        <w:t>ig</w:t>
      </w:r>
      <w:ins w:id="222" w:author="Andrei-Eugen Birta" w:date="2018-05-14T22:36:00Z">
        <w:r w:rsidR="00937E05">
          <w:t xml:space="preserve">ure </w:t>
        </w:r>
      </w:ins>
      <w:del w:id="223" w:author="Andrei-Eugen Birta" w:date="2018-05-14T22:36:00Z">
        <w:r w:rsidDel="00937E05">
          <w:delText>.</w:delText>
        </w:r>
      </w:del>
      <w:r>
        <w:t>2) shows how we managed to achieve that</w:t>
      </w:r>
      <w:ins w:id="224" w:author="Andrei-Eugen Birta" w:date="2018-05-14T22:36:00Z">
        <w:r w:rsidR="007B379B">
          <w:t>, using Pandas’s “.replace” function</w:t>
        </w:r>
      </w:ins>
      <w:r>
        <w:t>.</w:t>
      </w:r>
    </w:p>
    <w:p w14:paraId="01501951" w14:textId="77777777" w:rsidR="00EB6216" w:rsidRDefault="00EB6216" w:rsidP="00EB6216">
      <w:pPr>
        <w:keepNext/>
        <w:ind w:firstLine="360"/>
      </w:pPr>
      <w:r>
        <w:rPr>
          <w:noProof/>
        </w:rPr>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3BFB774E" w:rsidR="00B656AB" w:rsidRPr="00B656AB" w:rsidRDefault="00EB6216" w:rsidP="00B656AB">
      <w:pPr>
        <w:pStyle w:val="Caption"/>
      </w:pPr>
      <w:r>
        <w:t xml:space="preserve">Figure </w:t>
      </w:r>
      <w:fldSimple w:instr=" SEQ Figure \* ARABIC ">
        <w:r w:rsidR="007E2A01">
          <w:rPr>
            <w:noProof/>
          </w:rPr>
          <w:t>2</w:t>
        </w:r>
      </w:fldSimple>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 xml:space="preserve">For example, we decided to go with a positive approach and fill N/A values in “nr_injuries” </w:t>
      </w:r>
      <w:r w:rsidR="000B5830">
        <w:t>and</w:t>
      </w:r>
      <w:r>
        <w:t xml:space="preserve"> “nr_fatalities” with 0, going with the presumption that if the incident would’ve had any casualties, someone, be it a reporter or staff member, would’ve looked and made sure that the data is recorded properly. Figure 3,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3A9FF7D7" w:rsidR="007110F3" w:rsidRDefault="007110F3" w:rsidP="007110F3">
      <w:pPr>
        <w:pStyle w:val="Caption"/>
      </w:pPr>
      <w:r>
        <w:t xml:space="preserve">Figure </w:t>
      </w:r>
      <w:fldSimple w:instr=" SEQ Figure \* ARABIC ">
        <w:r w:rsidR="007E2A01">
          <w:rPr>
            <w:noProof/>
          </w:rPr>
          <w:t>3</w:t>
        </w:r>
      </w:fldSimple>
    </w:p>
    <w:p w14:paraId="5D255E01" w14:textId="7D943569" w:rsidR="007110F3" w:rsidRDefault="007110F3" w:rsidP="007110F3"/>
    <w:p w14:paraId="4A75A734" w14:textId="10E434F5" w:rsidR="00031DD1" w:rsidRDefault="009C7749" w:rsidP="00031DD1">
      <w:pPr>
        <w:ind w:firstLine="360"/>
        <w:rPr>
          <w:ins w:id="225" w:author="Andrei-Eugen Birta" w:date="2018-05-14T21:22:00Z"/>
        </w:rPr>
      </w:pPr>
      <w:ins w:id="226" w:author="Andrei-Eugen Birta" w:date="2018-05-13T18:11:00Z">
        <w:r>
          <w:rPr>
            <w:noProof/>
          </w:rPr>
          <mc:AlternateContent>
            <mc:Choice Requires="wps">
              <w:drawing>
                <wp:anchor distT="0" distB="0" distL="114300" distR="114300" simplePos="0" relativeHeight="251688960" behindDoc="1" locked="0" layoutInCell="1" allowOverlap="1" wp14:anchorId="7A3FE265" wp14:editId="7092E3D1">
                  <wp:simplePos x="0" y="0"/>
                  <wp:positionH relativeFrom="column">
                    <wp:posOffset>2164080</wp:posOffset>
                  </wp:positionH>
                  <wp:positionV relativeFrom="paragraph">
                    <wp:posOffset>2792095</wp:posOffset>
                  </wp:positionV>
                  <wp:extent cx="4244340" cy="678180"/>
                  <wp:effectExtent l="0" t="0" r="3810" b="7620"/>
                  <wp:wrapTight wrapText="bothSides">
                    <wp:wrapPolygon edited="0">
                      <wp:start x="0" y="0"/>
                      <wp:lineTo x="0" y="21236"/>
                      <wp:lineTo x="21522" y="21236"/>
                      <wp:lineTo x="21522"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4244340" cy="678180"/>
                          </a:xfrm>
                          <a:prstGeom prst="rect">
                            <a:avLst/>
                          </a:prstGeom>
                          <a:solidFill>
                            <a:prstClr val="white"/>
                          </a:solidFill>
                          <a:ln>
                            <a:noFill/>
                          </a:ln>
                        </wps:spPr>
                        <wps:txbx>
                          <w:txbxContent>
                            <w:p w14:paraId="6A383C1F" w14:textId="539B0D1A" w:rsidR="003414F2" w:rsidRPr="00812CC1" w:rsidRDefault="003414F2">
                              <w:pPr>
                                <w:pStyle w:val="Caption"/>
                                <w:rPr>
                                  <w:noProof/>
                                </w:rPr>
                                <w:pPrChange w:id="227" w:author="Andrei-Eugen Birta" w:date="2018-05-13T18:11:00Z">
                                  <w:pPr>
                                    <w:ind w:firstLine="360"/>
                                  </w:pPr>
                                </w:pPrChange>
                              </w:pPr>
                              <w:ins w:id="228" w:author="Andrei-Eugen Birta" w:date="2018-05-13T18:11:00Z">
                                <w:r>
                                  <w:t xml:space="preserve">Figure </w:t>
                                </w:r>
                                <w:r>
                                  <w:fldChar w:fldCharType="begin"/>
                                </w:r>
                                <w:r>
                                  <w:instrText xml:space="preserve"> SEQ Figure \* ARABIC </w:instrText>
                                </w:r>
                              </w:ins>
                              <w:r>
                                <w:fldChar w:fldCharType="separate"/>
                              </w:r>
                              <w:ins w:id="229" w:author="Andrei-Eugen Birta" w:date="2018-05-15T16:07:00Z">
                                <w:r>
                                  <w:rPr>
                                    <w:noProof/>
                                  </w:rPr>
                                  <w:t>4</w:t>
                                </w:r>
                              </w:ins>
                              <w:ins w:id="230"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FE265" id="_x0000_t202" coordsize="21600,21600" o:spt="202" path="m,l,21600r21600,l21600,xe">
                  <v:stroke joinstyle="miter"/>
                  <v:path gradientshapeok="t" o:connecttype="rect"/>
                </v:shapetype>
                <v:shape id="Text Box 194" o:spid="_x0000_s1026" type="#_x0000_t202" style="position:absolute;left:0;text-align:left;margin-left:170.4pt;margin-top:219.85pt;width:334.2pt;height:53.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" stroked="f">
                  <v:textbox inset="0,0,0,0">
                    <w:txbxContent>
                      <w:p w14:paraId="6A383C1F" w14:textId="539B0D1A" w:rsidR="003414F2" w:rsidRPr="00812CC1" w:rsidRDefault="003414F2">
                        <w:pPr>
                          <w:pStyle w:val="Caption"/>
                          <w:rPr>
                            <w:noProof/>
                          </w:rPr>
                          <w:pPrChange w:id="231" w:author="Andrei-Eugen Birta" w:date="2018-05-13T18:11:00Z">
                            <w:pPr>
                              <w:ind w:firstLine="360"/>
                            </w:pPr>
                          </w:pPrChange>
                        </w:pPr>
                        <w:ins w:id="232" w:author="Andrei-Eugen Birta" w:date="2018-05-13T18:11:00Z">
                          <w:r>
                            <w:t xml:space="preserve">Figure </w:t>
                          </w:r>
                          <w:r>
                            <w:fldChar w:fldCharType="begin"/>
                          </w:r>
                          <w:r>
                            <w:instrText xml:space="preserve"> SEQ Figure \* ARABIC </w:instrText>
                          </w:r>
                        </w:ins>
                        <w:r>
                          <w:fldChar w:fldCharType="separate"/>
                        </w:r>
                        <w:ins w:id="233" w:author="Andrei-Eugen Birta" w:date="2018-05-15T16:07:00Z">
                          <w:r>
                            <w:rPr>
                              <w:noProof/>
                            </w:rPr>
                            <w:t>4</w:t>
                          </w:r>
                        </w:ins>
                        <w:ins w:id="234" w:author="Andrei-Eugen Birta" w:date="2018-05-13T18:11:00Z">
                          <w:r>
                            <w:fldChar w:fldCharType="end"/>
                          </w:r>
                        </w:ins>
                      </w:p>
                    </w:txbxContent>
                  </v:textbox>
                  <w10:wrap type="tight"/>
                </v:shape>
              </w:pict>
            </mc:Fallback>
          </mc:AlternateContent>
        </w:r>
        <w:r w:rsidR="00BE6C4B">
          <w:rPr>
            <w:noProof/>
          </w:rPr>
          <mc:AlternateContent>
            <mc:Choice Requires="wps">
              <w:drawing>
                <wp:anchor distT="0" distB="0" distL="114300" distR="114300" simplePos="0" relativeHeight="251691008" behindDoc="1" locked="0" layoutInCell="1" allowOverlap="1" wp14:anchorId="176B9C6A" wp14:editId="34E38849">
                  <wp:simplePos x="0" y="0"/>
                  <wp:positionH relativeFrom="margin">
                    <wp:posOffset>30480</wp:posOffset>
                  </wp:positionH>
                  <wp:positionV relativeFrom="paragraph">
                    <wp:posOffset>2525395</wp:posOffset>
                  </wp:positionV>
                  <wp:extent cx="1950720" cy="876300"/>
                  <wp:effectExtent l="0" t="0" r="0" b="0"/>
                  <wp:wrapTight wrapText="bothSides">
                    <wp:wrapPolygon edited="0">
                      <wp:start x="0" y="0"/>
                      <wp:lineTo x="0" y="21130"/>
                      <wp:lineTo x="21305" y="21130"/>
                      <wp:lineTo x="21305"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1950720" cy="876300"/>
                          </a:xfrm>
                          <a:prstGeom prst="rect">
                            <a:avLst/>
                          </a:prstGeom>
                          <a:solidFill>
                            <a:prstClr val="white"/>
                          </a:solidFill>
                          <a:ln>
                            <a:noFill/>
                          </a:ln>
                        </wps:spPr>
                        <wps:txbx>
                          <w:txbxContent>
                            <w:p w14:paraId="0F697C88" w14:textId="4D5F053F" w:rsidR="003414F2" w:rsidRPr="00380C6B" w:rsidRDefault="003414F2">
                              <w:pPr>
                                <w:pStyle w:val="Caption"/>
                                <w:rPr>
                                  <w:noProof/>
                                </w:rPr>
                                <w:pPrChange w:id="235" w:author="Andrei-Eugen Birta" w:date="2018-05-13T18:11:00Z">
                                  <w:pPr>
                                    <w:keepNext/>
                                    <w:ind w:firstLine="720"/>
                                  </w:pPr>
                                </w:pPrChange>
                              </w:pPr>
                              <w:ins w:id="236" w:author="Andrei-Eugen Birta" w:date="2018-05-13T18:11:00Z">
                                <w:r>
                                  <w:t xml:space="preserve">Figure </w:t>
                                </w:r>
                                <w:r>
                                  <w:fldChar w:fldCharType="begin"/>
                                </w:r>
                                <w:r>
                                  <w:instrText xml:space="preserve"> SEQ Figure \* ARABIC </w:instrText>
                                </w:r>
                              </w:ins>
                              <w:r>
                                <w:fldChar w:fldCharType="separate"/>
                              </w:r>
                              <w:ins w:id="237" w:author="Andrei-Eugen Birta" w:date="2018-05-15T16:07:00Z">
                                <w:r>
                                  <w:rPr>
                                    <w:noProof/>
                                  </w:rPr>
                                  <w:t>5</w:t>
                                </w:r>
                              </w:ins>
                              <w:ins w:id="238"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9C6A" id="Text Box 195" o:spid="_x0000_s1027" type="#_x0000_t202" style="position:absolute;left:0;text-align:left;margin-left:2.4pt;margin-top:198.85pt;width:153.6pt;height:6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" stroked="f">
                  <v:textbox inset="0,0,0,0">
                    <w:txbxContent>
                      <w:p w14:paraId="0F697C88" w14:textId="4D5F053F" w:rsidR="003414F2" w:rsidRPr="00380C6B" w:rsidRDefault="003414F2">
                        <w:pPr>
                          <w:pStyle w:val="Caption"/>
                          <w:rPr>
                            <w:noProof/>
                          </w:rPr>
                          <w:pPrChange w:id="239" w:author="Andrei-Eugen Birta" w:date="2018-05-13T18:11:00Z">
                            <w:pPr>
                              <w:keepNext/>
                              <w:ind w:firstLine="720"/>
                            </w:pPr>
                          </w:pPrChange>
                        </w:pPr>
                        <w:ins w:id="240" w:author="Andrei-Eugen Birta" w:date="2018-05-13T18:11:00Z">
                          <w:r>
                            <w:t xml:space="preserve">Figure </w:t>
                          </w:r>
                          <w:r>
                            <w:fldChar w:fldCharType="begin"/>
                          </w:r>
                          <w:r>
                            <w:instrText xml:space="preserve"> SEQ Figure \* ARABIC </w:instrText>
                          </w:r>
                        </w:ins>
                        <w:r>
                          <w:fldChar w:fldCharType="separate"/>
                        </w:r>
                        <w:ins w:id="241" w:author="Andrei-Eugen Birta" w:date="2018-05-15T16:07:00Z">
                          <w:r>
                            <w:rPr>
                              <w:noProof/>
                            </w:rPr>
                            <w:t>5</w:t>
                          </w:r>
                        </w:ins>
                        <w:ins w:id="242" w:author="Andrei-Eugen Birta" w:date="2018-05-13T18:11:00Z">
                          <w:r>
                            <w:fldChar w:fldCharType="end"/>
                          </w:r>
                        </w:ins>
                      </w:p>
                    </w:txbxContent>
                  </v:textbox>
                  <w10:wrap type="tight" anchorx="margin"/>
                </v:shape>
              </w:pict>
            </mc:Fallback>
          </mc:AlternateContent>
        </w:r>
      </w:ins>
      <w:r w:rsidR="00BE6C4B">
        <w:rPr>
          <w:noProof/>
        </w:rPr>
        <w:drawing>
          <wp:anchor distT="0" distB="0" distL="114300" distR="114300" simplePos="0" relativeHeight="251686912" behindDoc="1" locked="0" layoutInCell="1" allowOverlap="1" wp14:anchorId="24ED4435" wp14:editId="3F67BE2E">
            <wp:simplePos x="0" y="0"/>
            <wp:positionH relativeFrom="page">
              <wp:posOffset>3020695</wp:posOffset>
            </wp:positionH>
            <wp:positionV relativeFrom="paragraph">
              <wp:posOffset>993775</wp:posOffset>
            </wp:positionV>
            <wp:extent cx="4741545" cy="1722120"/>
            <wp:effectExtent l="0" t="0" r="1905" b="0"/>
            <wp:wrapTight wrapText="bothSides">
              <wp:wrapPolygon edited="0">
                <wp:start x="0" y="0"/>
                <wp:lineTo x="0" y="21265"/>
                <wp:lineTo x="21522" y="21265"/>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1545" cy="1722120"/>
                    </a:xfrm>
                    <a:prstGeom prst="rect">
                      <a:avLst/>
                    </a:prstGeom>
                  </pic:spPr>
                </pic:pic>
              </a:graphicData>
            </a:graphic>
            <wp14:sizeRelH relativeFrom="margin">
              <wp14:pctWidth>0</wp14:pctWidth>
            </wp14:sizeRelH>
            <wp14:sizeRelV relativeFrom="margin">
              <wp14:pctHeight>0</wp14:pctHeight>
            </wp14:sizeRelV>
          </wp:anchor>
        </w:drawing>
      </w:r>
      <w:ins w:id="243" w:author="Andrei-Eugen Birta" w:date="2018-05-13T18:09:00Z">
        <w:r w:rsidR="00432203">
          <w:rPr>
            <w:noProof/>
          </w:rPr>
          <w:drawing>
            <wp:anchor distT="0" distB="0" distL="114300" distR="114300" simplePos="0" relativeHeight="251685888" behindDoc="1" locked="0" layoutInCell="1" allowOverlap="1" wp14:anchorId="5AC133FD" wp14:editId="5FDE0A1C">
              <wp:simplePos x="0" y="0"/>
              <wp:positionH relativeFrom="column">
                <wp:posOffset>-38100</wp:posOffset>
              </wp:positionH>
              <wp:positionV relativeFrom="paragraph">
                <wp:posOffset>833755</wp:posOffset>
              </wp:positionV>
              <wp:extent cx="2181225" cy="1623060"/>
              <wp:effectExtent l="0" t="0" r="9525" b="0"/>
              <wp:wrapTight wrapText="bothSides">
                <wp:wrapPolygon edited="0">
                  <wp:start x="0" y="0"/>
                  <wp:lineTo x="0" y="21296"/>
                  <wp:lineTo x="21506" y="21296"/>
                  <wp:lineTo x="21506"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1225"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2264F4">
        <w:t>In some cases, we filled N/A values with</w:t>
      </w:r>
      <w:r w:rsidR="00FF4A28">
        <w:t xml:space="preserve"> the most frequent value, using</w:t>
      </w:r>
      <w:r w:rsidR="002264F4">
        <w:t xml:space="preserve"> “.mode”</w:t>
      </w:r>
      <w:r w:rsidR="00FF4A28">
        <w:t xml:space="preserve">, </w:t>
      </w:r>
      <w:r w:rsidR="00CB372E">
        <w:t xml:space="preserve">because </w:t>
      </w:r>
      <w:commentRangeStart w:id="244"/>
      <w:del w:id="245" w:author="Andrei-Eugen Birta" w:date="2018-05-13T17:43:00Z">
        <w:r w:rsidR="00CB372E" w:rsidDel="003D6BBE">
          <w:delText>histograms</w:delText>
        </w:r>
        <w:commentRangeEnd w:id="244"/>
        <w:r w:rsidR="00FA435F" w:rsidDel="003D6BBE">
          <w:rPr>
            <w:rStyle w:val="CommentReference"/>
          </w:rPr>
          <w:commentReference w:id="244"/>
        </w:r>
      </w:del>
      <w:ins w:id="246" w:author="Andrei-Eugen Birta" w:date="2018-05-13T17:43:00Z">
        <w:r w:rsidR="003D6BBE">
          <w:t>diagrams</w:t>
        </w:r>
      </w:ins>
      <w:r w:rsidR="00CB372E">
        <w:t xml:space="preserve">, like Figure </w:t>
      </w:r>
      <w:ins w:id="247" w:author="Andrei-Eugen Birta" w:date="2018-05-13T18:11:00Z">
        <w:r w:rsidR="00FE5102">
          <w:t>4</w:t>
        </w:r>
      </w:ins>
      <w:del w:id="248" w:author="Andrei-Eugen Birta" w:date="2018-05-13T18:11:00Z">
        <w:r w:rsidR="00CB372E" w:rsidDel="00FE5102">
          <w:delText>x</w:delText>
        </w:r>
      </w:del>
      <w:r w:rsidR="00CB372E">
        <w:t>, showed us that the data</w:t>
      </w:r>
      <w:ins w:id="249" w:author="Andrei-Eugen Birta" w:date="2018-05-14T22:37:00Z">
        <w:r w:rsidR="00A609B0">
          <w:t>,</w:t>
        </w:r>
      </w:ins>
      <w:r w:rsidR="00CB372E">
        <w:t xml:space="preserve"> in those columns was mostly composed of same value, thus</w:t>
      </w:r>
      <w:r w:rsidR="00BF197B">
        <w:t xml:space="preserve"> filling the missing values using “.mode”</w:t>
      </w:r>
      <w:ins w:id="250" w:author="Andrei-Eugen Birta" w:date="2018-05-14T21:23:00Z">
        <w:r w:rsidR="00270B56">
          <w:t xml:space="preserve"> (as can be seen in Figure 5)</w:t>
        </w:r>
      </w:ins>
      <w:r w:rsidR="00BF197B">
        <w:t xml:space="preserve"> would result in a much smaller</w:t>
      </w:r>
      <w:ins w:id="251" w:author="Andrei-Eugen Birta" w:date="2018-05-14T22:38:00Z">
        <w:r w:rsidR="00414730">
          <w:t xml:space="preserve"> negative</w:t>
        </w:r>
      </w:ins>
      <w:r w:rsidR="00CB372E">
        <w:t xml:space="preserve"> impact </w:t>
      </w:r>
      <w:ins w:id="252" w:author="Andrei-Eugen Birta" w:date="2018-05-14T22:38:00Z">
        <w:r w:rsidR="00C510EE">
          <w:t>i</w:t>
        </w:r>
      </w:ins>
      <w:del w:id="253" w:author="Andrei-Eugen Birta" w:date="2018-05-14T22:38:00Z">
        <w:r w:rsidR="00CB372E" w:rsidDel="00C510EE">
          <w:delText>o</w:delText>
        </w:r>
      </w:del>
      <w:r w:rsidR="00CB372E">
        <w:t>n</w:t>
      </w:r>
      <w:ins w:id="254" w:author="Andrei-Eugen Birta" w:date="2018-05-14T22:38:00Z">
        <w:r w:rsidR="00C510EE">
          <w:t xml:space="preserve"> future</w:t>
        </w:r>
      </w:ins>
      <w:del w:id="255" w:author="Andrei-Eugen Birta" w:date="2018-05-14T22:38:00Z">
        <w:r w:rsidR="00CB372E" w:rsidDel="00C510EE">
          <w:delText xml:space="preserve"> the</w:delText>
        </w:r>
      </w:del>
      <w:r w:rsidR="00CB372E">
        <w:t xml:space="preserve"> analysis.</w:t>
      </w:r>
    </w:p>
    <w:p w14:paraId="45EFE19F" w14:textId="39F5C3B1" w:rsidR="000C31EE" w:rsidDel="00031DD1" w:rsidRDefault="00CF10A3">
      <w:pPr>
        <w:keepNext/>
        <w:ind w:firstLine="360"/>
        <w:rPr>
          <w:del w:id="256" w:author="Andrei-Eugen Birta" w:date="2018-05-14T21:22:00Z"/>
        </w:rPr>
        <w:pPrChange w:id="257" w:author="Andrei-Eugen Birta" w:date="2018-05-14T21:25:00Z">
          <w:pPr>
            <w:keepNext/>
            <w:ind w:firstLine="720"/>
          </w:pPr>
        </w:pPrChange>
      </w:pPr>
      <w:r>
        <w:rPr>
          <w:noProof/>
        </w:rPr>
        <w:lastRenderedPageBreak/>
        <w:drawing>
          <wp:anchor distT="0" distB="0" distL="114300" distR="114300" simplePos="0" relativeHeight="251692032" behindDoc="1" locked="0" layoutInCell="1" allowOverlap="1" wp14:anchorId="770F5E83" wp14:editId="7370D999">
            <wp:simplePos x="0" y="0"/>
            <wp:positionH relativeFrom="margin">
              <wp:align>left</wp:align>
            </wp:positionH>
            <wp:positionV relativeFrom="paragraph">
              <wp:posOffset>426720</wp:posOffset>
            </wp:positionV>
            <wp:extent cx="5619750" cy="638175"/>
            <wp:effectExtent l="0" t="0" r="0" b="9525"/>
            <wp:wrapTight wrapText="bothSides">
              <wp:wrapPolygon edited="0">
                <wp:start x="0" y="0"/>
                <wp:lineTo x="0" y="21278"/>
                <wp:lineTo x="21527" y="21278"/>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638175"/>
                    </a:xfrm>
                    <a:prstGeom prst="rect">
                      <a:avLst/>
                    </a:prstGeom>
                  </pic:spPr>
                </pic:pic>
              </a:graphicData>
            </a:graphic>
          </wp:anchor>
        </w:drawing>
      </w:r>
      <w:ins w:id="258" w:author="Andrei-Eugen Birta" w:date="2018-05-14T21:22:00Z">
        <w:r w:rsidR="00031DD1">
          <w:t xml:space="preserve"> </w:t>
        </w:r>
      </w:ins>
      <w:ins w:id="259" w:author="Andrei-Eugen Birta" w:date="2018-05-14T21:25:00Z">
        <w:r w:rsidR="0025410D">
          <w:tab/>
        </w:r>
      </w:ins>
      <w:ins w:id="260" w:author="Andrei-Eugen Birta" w:date="2018-05-14T21:22:00Z">
        <w:r w:rsidR="00031DD1">
          <w:t>In other cases, where we didn’t want the outliers to have a great impact on the analysis, we used “.median”(Fig</w:t>
        </w:r>
      </w:ins>
      <w:ins w:id="261" w:author="Andrei-Eugen Birta" w:date="2018-05-14T22:38:00Z">
        <w:r w:rsidR="001F1EF6">
          <w:t xml:space="preserve">ure </w:t>
        </w:r>
      </w:ins>
      <w:ins w:id="262" w:author="Andrei-Eugen Birta" w:date="2018-05-14T21:22:00Z">
        <w:r w:rsidR="00031DD1">
          <w:t>6).</w:t>
        </w:r>
      </w:ins>
    </w:p>
    <w:p w14:paraId="39D1F04F" w14:textId="6EA912E2" w:rsidR="007110F3" w:rsidDel="00483069" w:rsidRDefault="00396428">
      <w:pPr>
        <w:pStyle w:val="Caption"/>
        <w:rPr>
          <w:del w:id="263" w:author="Andrei-Eugen Birta" w:date="2018-05-13T18:10:00Z"/>
        </w:rPr>
      </w:pPr>
      <w:del w:id="264" w:author="Andrei-Eugen Birta" w:date="2018-05-13T18:10:00Z">
        <w:r w:rsidDel="00483069">
          <w:delText xml:space="preserve">Figure </w:delText>
        </w:r>
        <w:r w:rsidR="004A02BE" w:rsidDel="00483069">
          <w:fldChar w:fldCharType="begin"/>
        </w:r>
        <w:r w:rsidR="004A02BE" w:rsidDel="00483069">
          <w:delInstrText xml:space="preserve"> SEQ Figure \* ARABIC </w:delInstrText>
        </w:r>
        <w:r w:rsidR="004A02BE" w:rsidDel="00483069">
          <w:fldChar w:fldCharType="separate"/>
        </w:r>
        <w:r w:rsidR="005151D3" w:rsidDel="00483069">
          <w:rPr>
            <w:noProof/>
          </w:rPr>
          <w:delText>4</w:delText>
        </w:r>
        <w:r w:rsidR="004A02BE" w:rsidDel="00483069">
          <w:rPr>
            <w:noProof/>
          </w:rPr>
          <w:fldChar w:fldCharType="end"/>
        </w:r>
      </w:del>
    </w:p>
    <w:p w14:paraId="25E8797E" w14:textId="6B4A4319" w:rsidR="00B55F26" w:rsidDel="00031DD1" w:rsidRDefault="00B55F26">
      <w:pPr>
        <w:rPr>
          <w:del w:id="265" w:author="Andrei-Eugen Birta" w:date="2018-05-14T21:22:00Z"/>
        </w:rPr>
        <w:pPrChange w:id="266" w:author="Andrei-Eugen Birta" w:date="2018-05-14T21:26:00Z">
          <w:pPr>
            <w:ind w:firstLine="360"/>
          </w:pPr>
        </w:pPrChange>
      </w:pPr>
      <w:del w:id="267" w:author="Andrei-Eugen Birta" w:date="2018-05-14T21:22:00Z">
        <w:r w:rsidDel="00031DD1">
          <w:delText>In other cases</w:delText>
        </w:r>
        <w:r w:rsidR="00E52E78" w:rsidDel="00031DD1">
          <w:delText xml:space="preserve">, where we didn’t want </w:delText>
        </w:r>
        <w:r w:rsidR="00FF38EB" w:rsidDel="00031DD1">
          <w:delText xml:space="preserve">the </w:delText>
        </w:r>
        <w:r w:rsidR="00E52E78" w:rsidDel="00031DD1">
          <w:delText>outliers to have a great impact on the analysis, we used “.median”</w:delText>
        </w:r>
        <w:r w:rsidR="00CB372E" w:rsidDel="00031DD1">
          <w:delText>.</w:delText>
        </w:r>
      </w:del>
    </w:p>
    <w:p w14:paraId="230E1B61" w14:textId="4B2505B7" w:rsidR="00396428" w:rsidRDefault="00396428">
      <w:pPr>
        <w:keepNext/>
        <w:pPrChange w:id="268" w:author="Andrei-Eugen Birta" w:date="2018-05-14T21:26:00Z">
          <w:pPr>
            <w:keepNext/>
            <w:ind w:firstLine="360"/>
          </w:pPr>
        </w:pPrChange>
      </w:pPr>
    </w:p>
    <w:p w14:paraId="36CC798B" w14:textId="3F8685FA" w:rsidR="00673639" w:rsidRDefault="00396428" w:rsidP="00396428">
      <w:pPr>
        <w:pStyle w:val="Caption"/>
        <w:rPr>
          <w:noProof/>
        </w:rPr>
      </w:pPr>
      <w:r>
        <w:t xml:space="preserve">Figure </w:t>
      </w:r>
      <w:del w:id="269" w:author="Andrei-Eugen Birta" w:date="2018-05-13T18:15:00Z">
        <w:r w:rsidR="004A02BE" w:rsidDel="008838A5">
          <w:fldChar w:fldCharType="begin"/>
        </w:r>
        <w:r w:rsidR="004A02BE" w:rsidDel="008838A5">
          <w:delInstrText xml:space="preserve"> SEQ Figure \* ARABIC </w:delInstrText>
        </w:r>
        <w:r w:rsidR="004A02BE" w:rsidDel="008838A5">
          <w:fldChar w:fldCharType="separate"/>
        </w:r>
        <w:r w:rsidR="005151D3" w:rsidDel="008838A5">
          <w:rPr>
            <w:noProof/>
          </w:rPr>
          <w:delText>5</w:delText>
        </w:r>
        <w:r w:rsidR="004A02BE" w:rsidDel="008838A5">
          <w:rPr>
            <w:noProof/>
          </w:rPr>
          <w:fldChar w:fldCharType="end"/>
        </w:r>
      </w:del>
      <w:ins w:id="270" w:author="Andrei-Eugen Birta" w:date="2018-05-13T18:15:00Z">
        <w:r w:rsidR="008838A5">
          <w:t>6</w:t>
        </w:r>
      </w:ins>
    </w:p>
    <w:p w14:paraId="2A61B5DC" w14:textId="2CC1A347" w:rsidR="00E52E78" w:rsidRDefault="00673639" w:rsidP="00785CFB">
      <w:pPr>
        <w:ind w:firstLine="360"/>
      </w:pPr>
      <w:r>
        <w:t>Columns, that store information like: precipitation, aircraft</w:t>
      </w:r>
      <w:r w:rsidR="00785CFB">
        <w:t xml:space="preserve"> type or costs, required a much more complex approach.</w:t>
      </w:r>
    </w:p>
    <w:p w14:paraId="1037CD09" w14:textId="357407AC" w:rsidR="00833B48" w:rsidRDefault="00833B48" w:rsidP="00FE5352">
      <w:pPr>
        <w:rPr>
          <w:ins w:id="271" w:author="Andrei-Eugen Birta" w:date="2018-05-14T21:26:00Z"/>
        </w:rPr>
      </w:pPr>
    </w:p>
    <w:p w14:paraId="2EE0D016" w14:textId="11C17C98" w:rsidR="00C41B86" w:rsidRDefault="009F5213">
      <w:pPr>
        <w:ind w:firstLine="360"/>
        <w:rPr>
          <w:ins w:id="272" w:author="Andrei-Eugen Birta" w:date="2018-05-13T18:02:00Z"/>
        </w:rPr>
        <w:pPrChange w:id="273" w:author="Andrei-Eugen Birta" w:date="2018-05-14T21:26:00Z">
          <w:pPr/>
        </w:pPrChange>
      </w:pPr>
      <w:r>
        <w:rPr>
          <w:noProof/>
        </w:rPr>
        <mc:AlternateContent>
          <mc:Choice Requires="wps">
            <w:drawing>
              <wp:anchor distT="0" distB="0" distL="114300" distR="114300" simplePos="0" relativeHeight="251678720" behindDoc="0" locked="0" layoutInCell="1" allowOverlap="1" wp14:anchorId="784C9897" wp14:editId="5787D8A4">
                <wp:simplePos x="0" y="0"/>
                <wp:positionH relativeFrom="page">
                  <wp:posOffset>952500</wp:posOffset>
                </wp:positionH>
                <wp:positionV relativeFrom="paragraph">
                  <wp:posOffset>2642235</wp:posOffset>
                </wp:positionV>
                <wp:extent cx="5829300" cy="106680"/>
                <wp:effectExtent l="0" t="0" r="0" b="7620"/>
                <wp:wrapThrough wrapText="bothSides">
                  <wp:wrapPolygon edited="0">
                    <wp:start x="0" y="0"/>
                    <wp:lineTo x="0" y="19286"/>
                    <wp:lineTo x="21529" y="19286"/>
                    <wp:lineTo x="21529"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829300" cy="106680"/>
                        </a:xfrm>
                        <a:prstGeom prst="rect">
                          <a:avLst/>
                        </a:prstGeom>
                        <a:solidFill>
                          <a:prstClr val="white"/>
                        </a:solidFill>
                        <a:ln>
                          <a:noFill/>
                        </a:ln>
                      </wps:spPr>
                      <wps:txbx>
                        <w:txbxContent>
                          <w:p w14:paraId="15084264" w14:textId="12483FFD" w:rsidR="003414F2" w:rsidRPr="008D7114" w:rsidRDefault="003414F2" w:rsidP="00C55DA2">
                            <w:pPr>
                              <w:pStyle w:val="Caption"/>
                              <w:rPr>
                                <w:noProof/>
                                <w:sz w:val="24"/>
                                <w:szCs w:val="24"/>
                              </w:rPr>
                            </w:pPr>
                            <w:r>
                              <w:t xml:space="preserve">Figure </w:t>
                            </w:r>
                            <w:del w:id="274"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75" w:author="Andrei-Eugen Birta" w:date="2018-05-13T18:15:00Z">
                              <w:r>
                                <w:t>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75pt;margin-top:208.05pt;width:459pt;height:8.4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" stroked="f">
                <v:textbox inset="0,0,0,0">
                  <w:txbxContent>
                    <w:p w14:paraId="15084264" w14:textId="12483FFD" w:rsidR="003414F2" w:rsidRPr="008D7114" w:rsidRDefault="003414F2" w:rsidP="00C55DA2">
                      <w:pPr>
                        <w:pStyle w:val="Caption"/>
                        <w:rPr>
                          <w:noProof/>
                          <w:sz w:val="24"/>
                          <w:szCs w:val="24"/>
                        </w:rPr>
                      </w:pPr>
                      <w:r>
                        <w:t xml:space="preserve">Figure </w:t>
                      </w:r>
                      <w:del w:id="276"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77" w:author="Andrei-Eugen Birta" w:date="2018-05-13T18:15:00Z">
                        <w:r>
                          <w:t>7</w:t>
                        </w:r>
                      </w:ins>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13DCBEA">
            <wp:simplePos x="0" y="0"/>
            <wp:positionH relativeFrom="margin">
              <wp:posOffset>-91440</wp:posOffset>
            </wp:positionH>
            <wp:positionV relativeFrom="paragraph">
              <wp:posOffset>826135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FE5352">
        <w:t xml:space="preserve">Figure </w:t>
      </w:r>
      <w:ins w:id="278" w:author="Andrei-Eugen Birta" w:date="2018-05-13T18:15:00Z">
        <w:r w:rsidR="00081714">
          <w:t>7</w:t>
        </w:r>
      </w:ins>
      <w:del w:id="279" w:author="Andrei-Eugen Birta" w:date="2018-05-13T18:15:00Z">
        <w:r w:rsidR="00FE5352" w:rsidDel="00081714">
          <w:delText>6</w:delText>
        </w:r>
      </w:del>
      <w:r w:rsidR="00FE5352">
        <w:t xml:space="preserve"> shows how those “needy” column’s N/A values were dealt with, using another column’s information. First, the “helping” column was divided into several groups</w:t>
      </w:r>
      <w:r w:rsidR="00600C91">
        <w:t xml:space="preserve">, then each group was examined and the value that appeared the most was used to fill in the </w:t>
      </w:r>
      <w:commentRangeStart w:id="280"/>
      <w:r w:rsidR="00600C91">
        <w:t>unknown</w:t>
      </w:r>
      <w:commentRangeEnd w:id="280"/>
      <w:r w:rsidR="00174E48">
        <w:rPr>
          <w:rStyle w:val="CommentReference"/>
        </w:rPr>
        <w:commentReference w:id="280"/>
      </w:r>
      <w:r w:rsidR="00600C91">
        <w:t xml:space="preserve">. </w:t>
      </w:r>
      <w:commentRangeStart w:id="281"/>
      <w:del w:id="282" w:author="Andrei-Eugen Birta" w:date="2018-05-14T21:00:00Z">
        <w:r w:rsidR="00600C91" w:rsidDel="003B664B">
          <w:delText xml:space="preserve">Since every flight (row) had both “SKY” and “PRECIP” </w:delText>
        </w:r>
        <w:commentRangeEnd w:id="281"/>
        <w:r w:rsidR="001A100D" w:rsidDel="003B664B">
          <w:rPr>
            <w:rStyle w:val="CommentReference"/>
          </w:rPr>
          <w:commentReference w:id="281"/>
        </w:r>
        <w:r w:rsidR="00600C91" w:rsidDel="003B664B">
          <w:delText>and since we now know the most common precipitation value for each SKY group, filling in the N/A did not represent as much of a problem anymore.</w:delText>
        </w:r>
      </w:del>
    </w:p>
    <w:p w14:paraId="19D57BF6" w14:textId="34BE8D52" w:rsidR="002B26D2" w:rsidRDefault="00C41B86">
      <w:pPr>
        <w:ind w:firstLine="720"/>
        <w:rPr>
          <w:ins w:id="283" w:author="Andrei-Eugen Birta" w:date="2018-05-13T18:02:00Z"/>
        </w:rPr>
        <w:pPrChange w:id="284" w:author="Andrei-Eugen Birta" w:date="2018-05-14T21:26:00Z">
          <w:pPr/>
        </w:pPrChange>
      </w:pPr>
      <w:ins w:id="285" w:author="Andrei-Eugen Birta" w:date="2018-05-13T18:02:00Z">
        <w:r>
          <w:t xml:space="preserve">Or </w:t>
        </w:r>
        <w:r w:rsidR="00733F1A">
          <w:t>“</w:t>
        </w:r>
      </w:ins>
      <w:ins w:id="286" w:author="Andrei-Eugen Birta" w:date="2018-05-13T18:03:00Z">
        <w:r w:rsidR="00D830D8">
          <w:t>COSTS</w:t>
        </w:r>
      </w:ins>
      <w:ins w:id="287" w:author="Andrei-Eugen Birta" w:date="2018-05-13T18:02:00Z">
        <w:r w:rsidR="00733F1A">
          <w:t>”, which also required the creation of a special function, in order to fill it’s N/A values</w:t>
        </w:r>
      </w:ins>
      <w:ins w:id="288" w:author="Andrei-Eugen Birta" w:date="2018-05-13T18:03:00Z">
        <w:r w:rsidR="00F15286">
          <w:t xml:space="preserve"> (Fig</w:t>
        </w:r>
      </w:ins>
      <w:ins w:id="289" w:author="Andrei-Eugen Birta" w:date="2018-05-14T22:39:00Z">
        <w:r w:rsidR="004E1EBD">
          <w:t>ure</w:t>
        </w:r>
      </w:ins>
      <w:ins w:id="290" w:author="Andrei-Eugen Birta" w:date="2018-05-13T18:03:00Z">
        <w:r w:rsidR="00F15286">
          <w:t xml:space="preserve"> </w:t>
        </w:r>
      </w:ins>
      <w:ins w:id="291" w:author="Andrei-Eugen Birta" w:date="2018-05-13T18:15:00Z">
        <w:r w:rsidR="00F15286">
          <w:t>8</w:t>
        </w:r>
      </w:ins>
      <w:ins w:id="292" w:author="Andrei-Eugen Birta" w:date="2018-05-13T18:03:00Z">
        <w:r w:rsidR="00D830D8">
          <w:t>)</w:t>
        </w:r>
      </w:ins>
      <w:ins w:id="293" w:author="Andrei-Eugen Birta" w:date="2018-05-13T18:02:00Z">
        <w:r w:rsidR="00733F1A">
          <w:t>.</w:t>
        </w:r>
      </w:ins>
      <w:ins w:id="294" w:author="Andrei-Eugen Birta" w:date="2018-05-13T18:05:00Z">
        <w:r w:rsidR="00705D4F">
          <w:t xml:space="preserve"> </w:t>
        </w:r>
      </w:ins>
    </w:p>
    <w:p w14:paraId="60BDD146" w14:textId="77777777" w:rsidR="00733F1A" w:rsidRDefault="00733F1A">
      <w:pPr>
        <w:keepNext/>
        <w:rPr>
          <w:ins w:id="295" w:author="Andrei-Eugen Birta" w:date="2018-05-13T18:02:00Z"/>
        </w:rPr>
        <w:pPrChange w:id="296" w:author="Andrei-Eugen Birta" w:date="2018-05-13T18:02:00Z">
          <w:pPr/>
        </w:pPrChange>
      </w:pPr>
      <w:ins w:id="297" w:author="Andrei-Eugen Birta" w:date="2018-05-13T18:02:00Z">
        <w:r>
          <w:rPr>
            <w:noProof/>
          </w:rPr>
          <w:drawing>
            <wp:inline distT="0" distB="0" distL="0" distR="0" wp14:anchorId="46C577FC" wp14:editId="4180C3CD">
              <wp:extent cx="5943600" cy="731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ins>
    </w:p>
    <w:p w14:paraId="6C2F92A3" w14:textId="7E289F0C" w:rsidR="00733F1A" w:rsidRDefault="00733F1A">
      <w:pPr>
        <w:pStyle w:val="Caption"/>
        <w:rPr>
          <w:ins w:id="298" w:author="Andrei-Eugen Birta" w:date="2018-05-13T18:03:00Z"/>
        </w:rPr>
        <w:pPrChange w:id="299" w:author="Andrei-Eugen Birta" w:date="2018-05-13T18:02:00Z">
          <w:pPr/>
        </w:pPrChange>
      </w:pPr>
      <w:ins w:id="300" w:author="Andrei-Eugen Birta" w:date="2018-05-13T18:02:00Z">
        <w:r>
          <w:t xml:space="preserve">Figure </w:t>
        </w:r>
      </w:ins>
      <w:ins w:id="301" w:author="Andrei-Eugen Birta" w:date="2018-05-13T18:15:00Z">
        <w:r w:rsidR="00F15286">
          <w:t>8</w:t>
        </w:r>
      </w:ins>
    </w:p>
    <w:p w14:paraId="17515CC4" w14:textId="7D2BE36E" w:rsidR="00720E21" w:rsidRPr="00720E21" w:rsidDel="00720E21" w:rsidRDefault="00720E21">
      <w:pPr>
        <w:rPr>
          <w:del w:id="302" w:author="Andrei-Eugen Birta" w:date="2018-05-13T18:04:00Z"/>
        </w:rPr>
      </w:pPr>
    </w:p>
    <w:p w14:paraId="0DE6A001" w14:textId="1EAF6D16" w:rsidR="007110F3" w:rsidRDefault="007110F3" w:rsidP="007110F3">
      <w:pPr>
        <w:ind w:firstLine="360"/>
        <w:rPr>
          <w:ins w:id="303" w:author="Andrei-Eugen Birta" w:date="2018-05-13T18:15:00Z"/>
        </w:rPr>
      </w:pPr>
      <w:r>
        <w:t>Some columns had to be dropped</w:t>
      </w:r>
      <w:r w:rsidR="00942910">
        <w:t xml:space="preserve"> </w:t>
      </w:r>
      <w:r w:rsidR="001A5B56">
        <w:t>altogether</w:t>
      </w:r>
      <w:r>
        <w:t>, simply because were consisting of mostly N/A values and would bring little to no benefits in the next phases</w:t>
      </w:r>
      <w:ins w:id="304" w:author="Andrei-Eugen Birta" w:date="2018-05-14T22:40:00Z">
        <w:r w:rsidR="00B35A77">
          <w:t>, while removing them would bring much higher performance related benefits</w:t>
        </w:r>
      </w:ins>
      <w:r>
        <w:t>.</w:t>
      </w:r>
      <w:ins w:id="305" w:author="Andrei-Eugen Birta" w:date="2018-05-14T22:47:00Z">
        <w:r w:rsidR="003C5E7D">
          <w:t xml:space="preserve"> Or because they contained duplicate data, like “Incident_month” and “Incident_year”, data</w:t>
        </w:r>
      </w:ins>
      <w:ins w:id="306" w:author="Andrei-Eugen Birta" w:date="2018-05-14T22:48:00Z">
        <w:r w:rsidR="003C5E7D">
          <w:t>, which is already stored in “Incident_date”.</w:t>
        </w:r>
      </w:ins>
    </w:p>
    <w:p w14:paraId="6FBBF7E2" w14:textId="08CB7473" w:rsidR="003E4263" w:rsidRDefault="003E4263" w:rsidP="007110F3">
      <w:pPr>
        <w:ind w:firstLine="360"/>
        <w:rPr>
          <w:ins w:id="307" w:author="Andrei-Eugen Birta" w:date="2018-05-13T18:15:00Z"/>
        </w:rPr>
      </w:pPr>
    </w:p>
    <w:p w14:paraId="003F0924" w14:textId="5B108A34" w:rsidR="003E4263" w:rsidRDefault="003E4263" w:rsidP="007110F3">
      <w:pPr>
        <w:ind w:firstLine="360"/>
        <w:rPr>
          <w:ins w:id="308" w:author="Andrei-Eugen Birta" w:date="2018-05-13T18:15:00Z"/>
        </w:rPr>
      </w:pPr>
    </w:p>
    <w:p w14:paraId="2492DF29" w14:textId="604EFD35" w:rsidR="003E4263" w:rsidRDefault="003E4263" w:rsidP="007110F3">
      <w:pPr>
        <w:ind w:firstLine="360"/>
        <w:rPr>
          <w:ins w:id="309" w:author="Andrei-Eugen Birta" w:date="2018-05-14T21:02:00Z"/>
        </w:rPr>
      </w:pPr>
    </w:p>
    <w:p w14:paraId="5154CB65" w14:textId="77777777" w:rsidR="0096104A" w:rsidRDefault="0096104A" w:rsidP="007110F3">
      <w:pPr>
        <w:ind w:firstLine="360"/>
      </w:pPr>
    </w:p>
    <w:p w14:paraId="3BEA1571" w14:textId="764774E6" w:rsidR="00341C8D" w:rsidRDefault="006B6150" w:rsidP="00341C8D">
      <w:pPr>
        <w:ind w:firstLine="360"/>
      </w:pPr>
      <w:r>
        <w:tab/>
      </w:r>
      <w:bookmarkStart w:id="310" w:name="_Toc513995886"/>
      <w:bookmarkStart w:id="311" w:name="_Toc514099947"/>
      <w:ins w:id="312" w:author="Andrei-Eugen Birta" w:date="2018-05-13T17:32:00Z">
        <w:r w:rsidR="00BF3F6A">
          <w:rPr>
            <w:rStyle w:val="Heading3Char"/>
            <w:rFonts w:ascii="Arial" w:hAnsi="Arial" w:cs="Arial"/>
          </w:rPr>
          <w:t>b.2. D</w:t>
        </w:r>
      </w:ins>
      <w:del w:id="313" w:author="Andrei-Eugen Birta" w:date="2018-05-13T17:32:00Z">
        <w:r w:rsidR="00341C8D" w:rsidRPr="006B6150" w:rsidDel="00BF3F6A">
          <w:rPr>
            <w:rStyle w:val="Heading3Char"/>
            <w:rFonts w:ascii="Arial" w:hAnsi="Arial" w:cs="Arial"/>
          </w:rPr>
          <w:delText>D</w:delText>
        </w:r>
      </w:del>
      <w:r w:rsidR="00341C8D" w:rsidRPr="006B6150">
        <w:rPr>
          <w:rStyle w:val="Heading3Char"/>
          <w:rFonts w:ascii="Arial" w:hAnsi="Arial" w:cs="Arial"/>
        </w:rPr>
        <w:t>ata Formatting</w:t>
      </w:r>
      <w:bookmarkEnd w:id="310"/>
      <w:bookmarkEnd w:id="311"/>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17AC4A41" w:rsidR="007F1F2D" w:rsidRDefault="007F1F2D" w:rsidP="00341C8D">
      <w:pPr>
        <w:ind w:firstLine="360"/>
        <w:rPr>
          <w:ins w:id="314" w:author="Andrei-Eugen Birta" w:date="2018-05-13T18:08:00Z"/>
        </w:rPr>
      </w:pPr>
      <w:r>
        <w:t>Since we loaded the datasets into data</w:t>
      </w:r>
      <w:ins w:id="315" w:author="Andrei-Eugen Birta" w:date="2018-05-13T18:07:00Z">
        <w:r w:rsidR="00A36515">
          <w:t xml:space="preserve"> </w:t>
        </w:r>
      </w:ins>
      <w:r>
        <w:t>frames, using special column types (Fig</w:t>
      </w:r>
      <w:ins w:id="316" w:author="Andrei-Eugen Birta" w:date="2018-05-14T22:40:00Z">
        <w:r w:rsidR="008B729A">
          <w:t>ure</w:t>
        </w:r>
      </w:ins>
      <w:ins w:id="317" w:author="Andrei-Eugen Birta" w:date="2018-05-14T22:41:00Z">
        <w:r w:rsidR="008B729A">
          <w:t xml:space="preserve"> </w:t>
        </w:r>
      </w:ins>
      <w:del w:id="318" w:author="Andrei-Eugen Birta" w:date="2018-05-14T22:40:00Z">
        <w:r w:rsidDel="008B729A">
          <w:delText xml:space="preserve">. </w:delText>
        </w:r>
      </w:del>
      <w:commentRangeStart w:id="319"/>
      <w:del w:id="320" w:author="Andrei-Eugen Birta" w:date="2018-05-13T18:08:00Z">
        <w:r w:rsidDel="005151D3">
          <w:delText>Y</w:delText>
        </w:r>
        <w:commentRangeEnd w:id="319"/>
        <w:r w:rsidR="00380BA6" w:rsidDel="005151D3">
          <w:rPr>
            <w:rStyle w:val="CommentReference"/>
          </w:rPr>
          <w:commentReference w:id="319"/>
        </w:r>
        <w:r w:rsidDel="005151D3">
          <w:delText>)</w:delText>
        </w:r>
      </w:del>
      <w:ins w:id="321" w:author="Andrei-Eugen Birta" w:date="2018-05-13T18:15:00Z">
        <w:r w:rsidR="00A74C46">
          <w:t>9</w:t>
        </w:r>
      </w:ins>
      <w:ins w:id="322" w:author="Andrei-Eugen Birta" w:date="2018-05-14T22:41:00Z">
        <w:r w:rsidR="008B729A">
          <w:t>)</w:t>
        </w:r>
      </w:ins>
      <w:r>
        <w:t>, there was little to no additional work needed in this part.</w:t>
      </w:r>
    </w:p>
    <w:p w14:paraId="28E0E8DA" w14:textId="77777777" w:rsidR="005151D3" w:rsidRDefault="005151D3">
      <w:pPr>
        <w:keepNext/>
        <w:ind w:firstLine="360"/>
        <w:rPr>
          <w:ins w:id="323" w:author="Andrei-Eugen Birta" w:date="2018-05-13T18:08:00Z"/>
        </w:rPr>
        <w:pPrChange w:id="324" w:author="Andrei-Eugen Birta" w:date="2018-05-13T18:08:00Z">
          <w:pPr>
            <w:ind w:firstLine="360"/>
          </w:pPr>
        </w:pPrChange>
      </w:pPr>
      <w:ins w:id="325" w:author="Andrei-Eugen Birta" w:date="2018-05-13T18:08:00Z">
        <w:r>
          <w:rPr>
            <w:noProof/>
          </w:rPr>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1590"/>
                      </a:xfrm>
                      <a:prstGeom prst="rect">
                        <a:avLst/>
                      </a:prstGeom>
                    </pic:spPr>
                  </pic:pic>
                </a:graphicData>
              </a:graphic>
            </wp:inline>
          </w:drawing>
        </w:r>
      </w:ins>
    </w:p>
    <w:p w14:paraId="393722F7" w14:textId="67745177" w:rsidR="005151D3" w:rsidRDefault="005151D3">
      <w:pPr>
        <w:pStyle w:val="Caption"/>
        <w:pPrChange w:id="326" w:author="Andrei-Eugen Birta" w:date="2018-05-13T18:08:00Z">
          <w:pPr>
            <w:ind w:firstLine="360"/>
          </w:pPr>
        </w:pPrChange>
      </w:pPr>
      <w:ins w:id="327" w:author="Andrei-Eugen Birta" w:date="2018-05-13T18:08:00Z">
        <w:r>
          <w:t xml:space="preserve">Figure </w:t>
        </w:r>
      </w:ins>
      <w:ins w:id="328" w:author="Andrei-Eugen Birta" w:date="2018-05-13T18:15:00Z">
        <w:r w:rsidR="00A74C46">
          <w:t>9</w:t>
        </w:r>
      </w:ins>
    </w:p>
    <w:p w14:paraId="1E4573A2" w14:textId="706D42D0" w:rsidR="00341C8D" w:rsidRDefault="00341C8D" w:rsidP="00341C8D">
      <w:pPr>
        <w:ind w:firstLine="360"/>
      </w:pPr>
      <w:r>
        <w:tab/>
      </w:r>
      <w:bookmarkStart w:id="329" w:name="_Toc513995887"/>
      <w:bookmarkStart w:id="330" w:name="_Toc514099948"/>
      <w:ins w:id="331" w:author="Andrei-Eugen Birta" w:date="2018-05-13T17:32:00Z">
        <w:r w:rsidR="004E4B9B">
          <w:rPr>
            <w:rStyle w:val="Heading3Char"/>
            <w:rFonts w:ascii="Arial" w:hAnsi="Arial" w:cs="Arial"/>
          </w:rPr>
          <w:t>b.3. D</w:t>
        </w:r>
      </w:ins>
      <w:del w:id="332" w:author="Andrei-Eugen Birta" w:date="2018-05-13T17:32:00Z">
        <w:r w:rsidRPr="00DB6C02" w:rsidDel="004E4B9B">
          <w:rPr>
            <w:rStyle w:val="Heading3Char"/>
            <w:rFonts w:ascii="Arial" w:hAnsi="Arial" w:cs="Arial"/>
          </w:rPr>
          <w:delText>D</w:delText>
        </w:r>
      </w:del>
      <w:r w:rsidRPr="00DB6C02">
        <w:rPr>
          <w:rStyle w:val="Heading3Char"/>
          <w:rFonts w:ascii="Arial" w:hAnsi="Arial" w:cs="Arial"/>
        </w:rPr>
        <w:t>ata Normalization</w:t>
      </w:r>
      <w:bookmarkEnd w:id="329"/>
      <w:bookmarkEnd w:id="330"/>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4CE2C6A9" w:rsidR="00541B0C" w:rsidRDefault="00541B0C" w:rsidP="00341C8D">
      <w:pPr>
        <w:ind w:firstLine="360"/>
      </w:pPr>
      <w:r>
        <w:t>One of the more important parts in this section, was making sure all the date</w:t>
      </w:r>
      <w:ins w:id="333" w:author="Andrei-Eugen Birta" w:date="2018-05-14T22:41:00Z">
        <w:r w:rsidR="007E1182">
          <w:t>-time</w:t>
        </w:r>
      </w:ins>
      <w:r>
        <w:t xml:space="preserve"> stamps are saved in same format and in same field (as opposed to having 1 field for the date and one for the time).</w:t>
      </w:r>
      <w:r w:rsidR="00E06081">
        <w:t xml:space="preserve"> We achieved this using Pandas’s “to_datetime” function.</w:t>
      </w:r>
      <w:r w:rsidR="00B1482A">
        <w:t xml:space="preserve"> </w:t>
      </w:r>
      <w:r w:rsidR="00B1482A">
        <w:lastRenderedPageBreak/>
        <w:t>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70DC5C7C" w14:textId="51BC1608" w:rsidR="00544615" w:rsidDel="00B85F73" w:rsidRDefault="00544615">
      <w:pPr>
        <w:ind w:firstLine="360"/>
        <w:rPr>
          <w:del w:id="334" w:author="Andrei-Eugen Birta" w:date="2018-05-13T18:16:00Z"/>
        </w:rPr>
      </w:pPr>
      <w:r>
        <w:t>Another important part of this section, was making sure the airport names are not misspelled or wrongly typed in any way, shape of form, which we achieved by checking all the values within the column and “.replace” the wrong values with the appropriate ones</w:t>
      </w:r>
      <w:ins w:id="335" w:author="Andrei-Eugen Birta" w:date="2018-05-14T22:42:00Z">
        <w:r w:rsidR="000A544D">
          <w:t xml:space="preserve"> using the USA airport dataset</w:t>
        </w:r>
      </w:ins>
      <w:r>
        <w:t>.</w:t>
      </w:r>
    </w:p>
    <w:p w14:paraId="6971D0AF" w14:textId="135B2A03" w:rsidR="00341C8D" w:rsidRDefault="00564396">
      <w:pPr>
        <w:pPrChange w:id="336" w:author="Andrei-Eugen Birta" w:date="2018-05-14T22:42:00Z">
          <w:pPr>
            <w:ind w:firstLine="360"/>
          </w:pPr>
        </w:pPrChange>
      </w:pPr>
      <w:del w:id="337" w:author="Andrei-Eugen Birta" w:date="2018-05-13T18:16:00Z">
        <w:r w:rsidDel="00594727">
          <w:delText>Last, but not least, dropping the unusable columns, such as “reported_title, reported_name, eng_2_pos, etc” and other columns which contained duplicate data(</w:delText>
        </w:r>
        <w:commentRangeStart w:id="338"/>
        <w:r w:rsidDel="00594727">
          <w:delText>was already stored in another column</w:delText>
        </w:r>
        <w:commentRangeEnd w:id="338"/>
        <w:r w:rsidR="00597DCD" w:rsidDel="00594727">
          <w:rPr>
            <w:rStyle w:val="CommentReference"/>
          </w:rPr>
          <w:commentReference w:id="338"/>
        </w:r>
        <w:r w:rsidDel="00594727">
          <w:delText xml:space="preserve">) or </w:delText>
        </w:r>
        <w:r w:rsidR="002A41C1" w:rsidDel="00594727">
          <w:delText>columns that contained data, not relevant to the purpose of this project.</w:delText>
        </w:r>
      </w:del>
    </w:p>
    <w:p w14:paraId="6CBEE417" w14:textId="65C40FC7" w:rsidR="00341C8D" w:rsidRDefault="00341C8D" w:rsidP="00341C8D">
      <w:pPr>
        <w:ind w:firstLine="360"/>
        <w:rPr>
          <w:ins w:id="339" w:author="Andrei-Eugen Birta" w:date="2018-05-14T21:58:00Z"/>
        </w:rPr>
      </w:pPr>
      <w:r>
        <w:tab/>
      </w:r>
      <w:ins w:id="340" w:author="Andrei-Eugen Birta" w:date="2018-05-14T22:43:00Z">
        <w:r w:rsidR="00BD7B12">
          <w:t>b.4.</w:t>
        </w:r>
        <w:r w:rsidR="003775BD">
          <w:t xml:space="preserve"> </w:t>
        </w:r>
      </w:ins>
      <w:del w:id="341" w:author="Andrei-Eugen Birta" w:date="2018-05-14T22:43:00Z">
        <w:r w:rsidR="00956F16" w:rsidDel="00BD7B12">
          <w:delText>-</w:delText>
        </w:r>
      </w:del>
      <w:r w:rsidRPr="00956F16">
        <w:rPr>
          <w:rStyle w:val="Heading3Char"/>
          <w:rFonts w:ascii="Arial" w:hAnsi="Arial" w:cs="Arial"/>
        </w:rPr>
        <w:t>Indicator variables or dummy variables</w:t>
      </w:r>
      <w:r>
        <w:t xml:space="preserve"> </w:t>
      </w:r>
      <w:del w:id="342" w:author="Andrei-Eugen Birta" w:date="2018-05-14T22:43:00Z">
        <w:r w:rsidDel="003D25B3">
          <w:delText>(columns that hold only LABEL info, not real data; ex: gas-type is a label, not real data)</w:delText>
        </w:r>
      </w:del>
    </w:p>
    <w:p w14:paraId="1120B81A" w14:textId="0CA1B299" w:rsidR="008C3B8A" w:rsidRDefault="008C3B8A" w:rsidP="00341C8D">
      <w:pPr>
        <w:ind w:firstLine="360"/>
        <w:rPr>
          <w:ins w:id="343" w:author="Andrei-Eugen Birta" w:date="2018-05-14T22:01:00Z"/>
        </w:rPr>
      </w:pPr>
      <w:ins w:id="344" w:author="Andrei-Eugen Birta" w:date="2018-05-14T21:58:00Z">
        <w:r>
          <w:t>Indicator variables or dummy variables are columns which hold “label” information, for example</w:t>
        </w:r>
      </w:ins>
      <w:ins w:id="345" w:author="Andrei-Eugen Birta" w:date="2018-05-14T21:59:00Z">
        <w:r>
          <w:t>: “gas-type” is a dummy variable, which tells us the type of fuel that an engine requires to run, where “km-per</w:t>
        </w:r>
      </w:ins>
      <w:ins w:id="346" w:author="Andrei-Eugen Birta" w:date="2018-05-14T22:00:00Z">
        <w:r>
          <w:t>-liter” is a</w:t>
        </w:r>
      </w:ins>
      <w:ins w:id="347" w:author="Andrei-Eugen Birta" w:date="2018-05-14T22:01:00Z">
        <w:r>
          <w:t xml:space="preserve"> column that holds “feature” data.</w:t>
        </w:r>
      </w:ins>
    </w:p>
    <w:p w14:paraId="324D4284" w14:textId="0D631E38" w:rsidR="005D1761" w:rsidRPr="00341C8D" w:rsidRDefault="005D1761" w:rsidP="00341C8D">
      <w:pPr>
        <w:ind w:firstLine="360"/>
      </w:pPr>
      <w:ins w:id="348" w:author="Andrei-Eugen Birta" w:date="2018-05-14T22:01:00Z">
        <w:r>
          <w:t xml:space="preserve">In our case, we have </w:t>
        </w:r>
      </w:ins>
      <w:ins w:id="349" w:author="Andrei-Eugen Birta" w:date="2018-05-14T22:03:00Z">
        <w:r>
          <w:t>several columns which serve as dummy variables, some of which are: “</w:t>
        </w:r>
      </w:ins>
      <w:ins w:id="350" w:author="Andrei-Eugen Birta" w:date="2018-05-14T22:05:00Z">
        <w:r w:rsidR="007225E8">
          <w:t>Type-Eng</w:t>
        </w:r>
      </w:ins>
      <w:ins w:id="351" w:author="Andrei-Eugen Birta" w:date="2018-05-14T22:03:00Z">
        <w:r>
          <w:t>”</w:t>
        </w:r>
      </w:ins>
      <w:ins w:id="352" w:author="Andrei-Eugen Birta" w:date="2018-05-14T22:43:00Z">
        <w:r w:rsidR="00734BAA">
          <w:t xml:space="preserve"> (tells the type of engine)</w:t>
        </w:r>
      </w:ins>
      <w:ins w:id="353" w:author="Andrei-Eugen Birta" w:date="2018-05-14T22:03:00Z">
        <w:r>
          <w:t>, “</w:t>
        </w:r>
      </w:ins>
      <w:ins w:id="354" w:author="Andrei-Eugen Birta" w:date="2018-05-14T22:05:00Z">
        <w:r w:rsidR="007225E8">
          <w:t>Str_Wing_Rot</w:t>
        </w:r>
      </w:ins>
      <w:ins w:id="355" w:author="Andrei-Eugen Birta" w:date="2018-05-14T22:03:00Z">
        <w:r>
          <w:t>”</w:t>
        </w:r>
      </w:ins>
      <w:ins w:id="356" w:author="Andrei-Eugen Birta" w:date="2018-05-14T22:43:00Z">
        <w:r w:rsidR="00734BAA">
          <w:t xml:space="preserve"> (</w:t>
        </w:r>
      </w:ins>
      <w:ins w:id="357" w:author="Andrei-Eugen Birta" w:date="2018-05-14T22:45:00Z">
        <w:r w:rsidR="00ED4BC4">
          <w:t>struck wing</w:t>
        </w:r>
      </w:ins>
      <w:ins w:id="358" w:author="Andrei-Eugen Birta" w:date="2018-05-14T22:43:00Z">
        <w:r w:rsidR="00734BAA">
          <w:t>)</w:t>
        </w:r>
      </w:ins>
      <w:ins w:id="359" w:author="Andrei-Eugen Birta" w:date="2018-05-14T22:03:00Z">
        <w:r>
          <w:t>, “</w:t>
        </w:r>
      </w:ins>
      <w:ins w:id="360" w:author="Andrei-Eugen Birta" w:date="2018-05-14T22:05:00Z">
        <w:r w:rsidR="0009375E">
          <w:t>Str_Windshield</w:t>
        </w:r>
      </w:ins>
      <w:ins w:id="361" w:author="Andrei-Eugen Birta" w:date="2018-05-14T22:03:00Z">
        <w:r>
          <w:t xml:space="preserve">” </w:t>
        </w:r>
      </w:ins>
      <w:ins w:id="362" w:author="Andrei-Eugen Birta" w:date="2018-05-14T22:45:00Z">
        <w:r w:rsidR="00FC7642">
          <w:t xml:space="preserve">(struck windshield) </w:t>
        </w:r>
      </w:ins>
      <w:ins w:id="363" w:author="Andrei-Eugen Birta" w:date="2018-05-14T22:03:00Z">
        <w:r>
          <w:t>and “</w:t>
        </w:r>
      </w:ins>
      <w:ins w:id="364" w:author="Andrei-Eugen Birta" w:date="2018-05-14T22:05:00Z">
        <w:r w:rsidR="0009375E">
          <w:t>Str_Tail</w:t>
        </w:r>
      </w:ins>
      <w:ins w:id="365" w:author="Andrei-Eugen Birta" w:date="2018-05-14T22:03:00Z">
        <w:r>
          <w:t>”</w:t>
        </w:r>
      </w:ins>
      <w:ins w:id="366" w:author="Andrei-Eugen Birta" w:date="2018-05-14T22:45:00Z">
        <w:r w:rsidR="00FC7642">
          <w:t>(struck tail)</w:t>
        </w:r>
      </w:ins>
      <w:ins w:id="367" w:author="Andrei-Eugen Birta" w:date="2018-05-14T22:03:00Z">
        <w:r>
          <w:t xml:space="preserve"> and many more.</w:t>
        </w:r>
      </w:ins>
    </w:p>
    <w:p w14:paraId="05F558E8" w14:textId="4CA0D1CE" w:rsidR="007207EC" w:rsidRDefault="00175327" w:rsidP="007207EC">
      <w:pPr>
        <w:pStyle w:val="Heading2"/>
        <w:numPr>
          <w:ilvl w:val="0"/>
          <w:numId w:val="5"/>
        </w:numPr>
        <w:rPr>
          <w:ins w:id="368" w:author="Andrei-Eugen Birta" w:date="2018-05-12T14:50:00Z"/>
          <w:rFonts w:ascii="Arial" w:hAnsi="Arial" w:cs="Arial"/>
          <w:sz w:val="24"/>
          <w:szCs w:val="24"/>
        </w:rPr>
      </w:pPr>
      <w:bookmarkStart w:id="369" w:name="_Toc513995888"/>
      <w:bookmarkStart w:id="370" w:name="_Toc514099949"/>
      <w:r w:rsidRPr="00B15178">
        <w:rPr>
          <w:rFonts w:ascii="Arial" w:hAnsi="Arial" w:cs="Arial"/>
          <w:sz w:val="24"/>
          <w:szCs w:val="24"/>
        </w:rPr>
        <w:t>Descriptive Analysis</w:t>
      </w:r>
      <w:bookmarkEnd w:id="369"/>
      <w:bookmarkEnd w:id="370"/>
    </w:p>
    <w:p w14:paraId="509DA407" w14:textId="5E7C0683" w:rsidR="0043552B" w:rsidRPr="00F46819" w:rsidRDefault="0043552B">
      <w:pPr>
        <w:ind w:firstLine="360"/>
        <w:pPrChange w:id="371" w:author="Andrei-Eugen Birta" w:date="2018-05-12T14:53:00Z">
          <w:pPr>
            <w:pStyle w:val="Heading2"/>
            <w:numPr>
              <w:numId w:val="5"/>
            </w:numPr>
            <w:ind w:left="720" w:hanging="360"/>
          </w:pPr>
        </w:pPrChange>
      </w:pPr>
      <w:ins w:id="372" w:author="Andrei-Eugen Birta" w:date="2018-05-12T14:50:00Z">
        <w:r>
          <w:t xml:space="preserve">Descriptive analysis is the part in a big data project, where the Data scientist takes a look at the </w:t>
        </w:r>
      </w:ins>
      <w:ins w:id="373" w:author="Andrei-Eugen Birta" w:date="2018-05-12T14:51:00Z">
        <w:r>
          <w:t>archived</w:t>
        </w:r>
      </w:ins>
      <w:ins w:id="374" w:author="Andrei-Eugen Birta" w:date="2018-05-14T22:49:00Z">
        <w:r w:rsidR="00AA1A7A">
          <w:t>, cleaned</w:t>
        </w:r>
      </w:ins>
      <w:ins w:id="375" w:author="Andrei-Eugen Birta" w:date="2018-05-12T14:50:00Z">
        <w:r>
          <w:t xml:space="preserve"> data</w:t>
        </w:r>
      </w:ins>
      <w:ins w:id="376" w:author="Andrei-Eugen Birta" w:date="2018-05-12T14:51:00Z">
        <w:r>
          <w:t xml:space="preserve"> and makes sense out of it. He analyzes it, creates charts and figures, that would ultimately lead him and all concerned parties, into achieving their </w:t>
        </w:r>
      </w:ins>
      <w:ins w:id="377" w:author="Andrei-Eugen Birta" w:date="2018-05-14T21:28:00Z">
        <w:r w:rsidR="007274A3">
          <w:t>final</w:t>
        </w:r>
      </w:ins>
      <w:ins w:id="378" w:author="Andrei-Eugen Birta" w:date="2018-05-12T14:51:00Z">
        <w:r>
          <w:t xml:space="preserve"> goal. In our case, </w:t>
        </w:r>
      </w:ins>
      <w:ins w:id="379" w:author="Andrei-Eugen Birta" w:date="2018-05-12T14:52:00Z">
        <w:r>
          <w:t>trying to reduce or down right stop future collisions between aircrafts and wildlife.</w:t>
        </w:r>
      </w:ins>
    </w:p>
    <w:p w14:paraId="11C59F79" w14:textId="587D106E" w:rsidR="00334D2B" w:rsidRDefault="00311D6E" w:rsidP="00334D2B">
      <w:del w:id="380" w:author="Andrei-Eugen Birta" w:date="2018-05-12T14:53:00Z">
        <w:r w:rsidDel="00471BDB">
          <w:delText>W</w:delText>
        </w:r>
      </w:del>
      <w:ins w:id="381" w:author="Andrei-Eugen Birta" w:date="2018-05-12T14:53:00Z">
        <w:r w:rsidR="00471BDB">
          <w:t>So, w</w:t>
        </w:r>
      </w:ins>
      <w:r>
        <w:t>hat can we see from previous events?</w:t>
      </w:r>
    </w:p>
    <w:p w14:paraId="70E29143" w14:textId="51D4E847"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4952DC0C" w:rsidR="003414F2" w:rsidRPr="002435A8" w:rsidRDefault="003414F2" w:rsidP="00B8513C">
                            <w:pPr>
                              <w:pStyle w:val="Caption"/>
                              <w:rPr>
                                <w:noProof/>
                                <w:sz w:val="24"/>
                                <w:szCs w:val="24"/>
                              </w:rPr>
                            </w:pPr>
                            <w:r>
                              <w:t xml:space="preserve">Figure </w:t>
                            </w:r>
                            <w:del w:id="382" w:author="Andrei-Eugen Birta" w:date="2018-05-13T18:17:00Z">
                              <w:r w:rsidDel="004B7643">
                                <w:fldChar w:fldCharType="begin"/>
                              </w:r>
                              <w:r w:rsidDel="004B7643">
                                <w:delInstrText xml:space="preserve"> SEQ Figure \* ARABIC </w:delInstrText>
                              </w:r>
                              <w:r w:rsidDel="004B7643">
                                <w:fldChar w:fldCharType="separate"/>
                              </w:r>
                            </w:del>
                            <w:del w:id="383" w:author="Andrei-Eugen Birta" w:date="2018-05-13T18:02:00Z">
                              <w:r w:rsidDel="00733F1A">
                                <w:rPr>
                                  <w:noProof/>
                                </w:rPr>
                                <w:delText>7</w:delText>
                              </w:r>
                            </w:del>
                            <w:del w:id="384" w:author="Andrei-Eugen Birta" w:date="2018-05-13T18:17:00Z">
                              <w:r w:rsidDel="004B7643">
                                <w:rPr>
                                  <w:noProof/>
                                </w:rPr>
                                <w:fldChar w:fldCharType="end"/>
                              </w:r>
                            </w:del>
                            <w:ins w:id="385" w:author="Andrei-Eugen Birta" w:date="2018-05-13T18:17:00Z">
                              <w:r>
                                <w:t>10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4952DC0C" w:rsidR="003414F2" w:rsidRPr="002435A8" w:rsidRDefault="003414F2" w:rsidP="00B8513C">
                      <w:pPr>
                        <w:pStyle w:val="Caption"/>
                        <w:rPr>
                          <w:noProof/>
                          <w:sz w:val="24"/>
                          <w:szCs w:val="24"/>
                        </w:rPr>
                      </w:pPr>
                      <w:r>
                        <w:t xml:space="preserve">Figure </w:t>
                      </w:r>
                      <w:del w:id="386" w:author="Andrei-Eugen Birta" w:date="2018-05-13T18:17:00Z">
                        <w:r w:rsidDel="004B7643">
                          <w:fldChar w:fldCharType="begin"/>
                        </w:r>
                        <w:r w:rsidDel="004B7643">
                          <w:delInstrText xml:space="preserve"> SEQ Figure \* ARABIC </w:delInstrText>
                        </w:r>
                        <w:r w:rsidDel="004B7643">
                          <w:fldChar w:fldCharType="separate"/>
                        </w:r>
                      </w:del>
                      <w:del w:id="387" w:author="Andrei-Eugen Birta" w:date="2018-05-13T18:02:00Z">
                        <w:r w:rsidDel="00733F1A">
                          <w:rPr>
                            <w:noProof/>
                          </w:rPr>
                          <w:delText>7</w:delText>
                        </w:r>
                      </w:del>
                      <w:del w:id="388" w:author="Andrei-Eugen Birta" w:date="2018-05-13T18:17:00Z">
                        <w:r w:rsidDel="004B7643">
                          <w:rPr>
                            <w:noProof/>
                          </w:rPr>
                          <w:fldChar w:fldCharType="end"/>
                        </w:r>
                      </w:del>
                      <w:ins w:id="389" w:author="Andrei-Eugen Birta" w:date="2018-05-13T18:17:00Z">
                        <w:r>
                          <w:t>10</w:t>
                        </w:r>
                      </w:ins>
                    </w:p>
                  </w:txbxContent>
                </v:textbox>
                <w10:wrap type="through"/>
              </v:shape>
            </w:pict>
          </mc:Fallback>
        </mc:AlternateContent>
      </w:r>
      <w:r w:rsidR="005F772A">
        <w:t>Certain things can be observed from the datasets we have acquired,</w:t>
      </w:r>
      <w:r w:rsidR="008F217D">
        <w:t xml:space="preserve"> the following picture(Fig</w:t>
      </w:r>
      <w:ins w:id="390" w:author="Andrei-Eugen Birta" w:date="2018-05-14T22:49:00Z">
        <w:r w:rsidR="003B6AE2">
          <w:t>ure</w:t>
        </w:r>
      </w:ins>
      <w:del w:id="391" w:author="Andrei-Eugen Birta" w:date="2018-05-14T22:49:00Z">
        <w:r w:rsidR="008F217D" w:rsidDel="003B6AE2">
          <w:delText>.</w:delText>
        </w:r>
      </w:del>
      <w:ins w:id="392" w:author="Andrei-Eugen Birta" w:date="2018-05-13T18:17:00Z">
        <w:r w:rsidR="00693127">
          <w:t>10</w:t>
        </w:r>
      </w:ins>
      <w:del w:id="393" w:author="Andrei-Eugen Birta" w:date="2018-05-13T18:17:00Z">
        <w:r w:rsidR="008F217D" w:rsidDel="00693127">
          <w:delText>7</w:delText>
        </w:r>
      </w:del>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FBC2A22" w:rsidR="00B8513C" w:rsidRDefault="00E112BB" w:rsidP="00E112BB">
      <w:pPr>
        <w:ind w:firstLine="360"/>
      </w:pPr>
      <w:r>
        <w:lastRenderedPageBreak/>
        <w:t xml:space="preserve">We can also observe a seasonal pattern, </w:t>
      </w:r>
      <w:r w:rsidR="00923BEC">
        <w:t xml:space="preserve">Figure </w:t>
      </w:r>
      <w:ins w:id="394" w:author="Andrei-Eugen Birta" w:date="2018-05-13T18:17:00Z">
        <w:r w:rsidR="006F6404">
          <w:t>11</w:t>
        </w:r>
      </w:ins>
      <w:del w:id="395" w:author="Andrei-Eugen Birta" w:date="2018-05-13T18:17:00Z">
        <w:r w:rsidR="00923BEC" w:rsidDel="006F6404">
          <w:delText>8</w:delText>
        </w:r>
      </w:del>
      <w:r w:rsidR="000E620E">
        <w:t xml:space="preserve"> is a combination of data from(1990-2016),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w:t>
      </w:r>
      <w:del w:id="396" w:author="Andrei-Eugen Birta" w:date="2018-05-13T18:19:00Z">
        <w:r w:rsidR="00524420" w:rsidDel="00411C86">
          <w:delText>casualties</w:delText>
        </w:r>
      </w:del>
      <w:ins w:id="397" w:author="Andrei-Eugen Birta" w:date="2018-05-13T18:19:00Z">
        <w:r w:rsidR="00411C86">
          <w:t xml:space="preserve">injuries </w:t>
        </w:r>
      </w:ins>
      <w:del w:id="398" w:author="Andrei-Eugen Birta" w:date="2018-05-13T18:19:00Z">
        <w:r w:rsidR="00524420" w:rsidDel="00411C86">
          <w:delText xml:space="preserve">, be it fatality(represented in black) or simple injuries </w:delText>
        </w:r>
      </w:del>
      <w:r w:rsidR="00524420">
        <w:t>(represented in green)</w:t>
      </w:r>
      <w:r w:rsidR="00C65308">
        <w:t>, stays</w:t>
      </w:r>
      <w:ins w:id="399" w:author="Andrei-Eugen Birta" w:date="2018-05-13T18:18:00Z">
        <w:r w:rsidR="00411C86">
          <w:t xml:space="preserve"> relatively</w:t>
        </w:r>
      </w:ins>
      <w:r w:rsidR="00C65308">
        <w:t xml:space="preserve"> the same</w:t>
      </w:r>
      <w:ins w:id="400" w:author="Andrei-Eugen Birta" w:date="2018-05-13T18:18:00Z">
        <w:r w:rsidR="00411C86">
          <w:t>.</w:t>
        </w:r>
      </w:ins>
      <w:del w:id="401" w:author="Andrei-Eugen Birta" w:date="2018-05-13T18:18:00Z">
        <w:r w:rsidR="00C65308" w:rsidDel="00411C86">
          <w:delText>, and</w:delText>
        </w:r>
      </w:del>
      <w:ins w:id="402" w:author="Andrei-Eugen Birta" w:date="2018-05-13T18:18:00Z">
        <w:r w:rsidR="00411C86">
          <w:t xml:space="preserve"> Where</w:t>
        </w:r>
      </w:ins>
      <w:r w:rsidR="00C65308">
        <w:t xml:space="preserve"> in case of fatalities</w:t>
      </w:r>
      <w:ins w:id="403" w:author="Andrei-Eugen Birta" w:date="2018-05-13T18:19:00Z">
        <w:r w:rsidR="00411C86">
          <w:t>(represented in black)</w:t>
        </w:r>
      </w:ins>
      <w:r w:rsidR="00C65308">
        <w:t xml:space="preserve">, is well </w:t>
      </w:r>
      <w:del w:id="404" w:author="Andrei-Eugen Birta" w:date="2018-05-13T18:19:00Z">
        <w:r w:rsidR="00C65308" w:rsidDel="00411C86">
          <w:delText>bellow</w:delText>
        </w:r>
      </w:del>
      <w:ins w:id="405" w:author="Andrei-Eugen Birta" w:date="2018-05-13T18:19:00Z">
        <w:r w:rsidR="00411C86">
          <w:t>below</w:t>
        </w:r>
      </w:ins>
      <w:r w:rsidR="00C65308">
        <w:t xml:space="preserve"> average.</w:t>
      </w:r>
    </w:p>
    <w:p w14:paraId="13F50043" w14:textId="3BC3EB7D" w:rsidR="00E112BB" w:rsidRDefault="00E112BB" w:rsidP="00334D2B">
      <w:r>
        <w:rPr>
          <w:noProof/>
        </w:rPr>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3EB6A1F4" w:rsidR="003414F2" w:rsidRPr="009E35E2" w:rsidRDefault="003414F2" w:rsidP="00E112BB">
                            <w:pPr>
                              <w:pStyle w:val="Caption"/>
                              <w:rPr>
                                <w:noProof/>
                                <w:sz w:val="24"/>
                                <w:szCs w:val="24"/>
                              </w:rPr>
                            </w:pPr>
                            <w:r>
                              <w:t xml:space="preserve">Figure </w:t>
                            </w:r>
                            <w:del w:id="406" w:author="Andrei-Eugen Birta" w:date="2018-05-13T18:18:00Z">
                              <w:r w:rsidDel="00D12F23">
                                <w:fldChar w:fldCharType="begin"/>
                              </w:r>
                              <w:r w:rsidDel="00D12F23">
                                <w:delInstrText xml:space="preserve"> SEQ Figure \* ARABIC </w:delInstrText>
                              </w:r>
                              <w:r w:rsidDel="00D12F23">
                                <w:fldChar w:fldCharType="separate"/>
                              </w:r>
                            </w:del>
                            <w:del w:id="407" w:author="Andrei-Eugen Birta" w:date="2018-05-13T18:02:00Z">
                              <w:r w:rsidDel="00733F1A">
                                <w:rPr>
                                  <w:noProof/>
                                </w:rPr>
                                <w:delText>8</w:delText>
                              </w:r>
                            </w:del>
                            <w:del w:id="408" w:author="Andrei-Eugen Birta" w:date="2018-05-13T18:18:00Z">
                              <w:r w:rsidDel="00D12F23">
                                <w:rPr>
                                  <w:noProof/>
                                </w:rPr>
                                <w:fldChar w:fldCharType="end"/>
                              </w:r>
                            </w:del>
                            <w:ins w:id="409" w:author="Andrei-Eugen Birta" w:date="2018-05-13T18:18:00Z">
                              <w:r>
                                <w:t>11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3EB6A1F4" w:rsidR="003414F2" w:rsidRPr="009E35E2" w:rsidRDefault="003414F2" w:rsidP="00E112BB">
                      <w:pPr>
                        <w:pStyle w:val="Caption"/>
                        <w:rPr>
                          <w:noProof/>
                          <w:sz w:val="24"/>
                          <w:szCs w:val="24"/>
                        </w:rPr>
                      </w:pPr>
                      <w:r>
                        <w:t xml:space="preserve">Figure </w:t>
                      </w:r>
                      <w:del w:id="410" w:author="Andrei-Eugen Birta" w:date="2018-05-13T18:18:00Z">
                        <w:r w:rsidDel="00D12F23">
                          <w:fldChar w:fldCharType="begin"/>
                        </w:r>
                        <w:r w:rsidDel="00D12F23">
                          <w:delInstrText xml:space="preserve"> SEQ Figure \* ARABIC </w:delInstrText>
                        </w:r>
                        <w:r w:rsidDel="00D12F23">
                          <w:fldChar w:fldCharType="separate"/>
                        </w:r>
                      </w:del>
                      <w:del w:id="411" w:author="Andrei-Eugen Birta" w:date="2018-05-13T18:02:00Z">
                        <w:r w:rsidDel="00733F1A">
                          <w:rPr>
                            <w:noProof/>
                          </w:rPr>
                          <w:delText>8</w:delText>
                        </w:r>
                      </w:del>
                      <w:del w:id="412" w:author="Andrei-Eugen Birta" w:date="2018-05-13T18:18:00Z">
                        <w:r w:rsidDel="00D12F23">
                          <w:rPr>
                            <w:noProof/>
                          </w:rPr>
                          <w:fldChar w:fldCharType="end"/>
                        </w:r>
                      </w:del>
                      <w:ins w:id="413" w:author="Andrei-Eugen Birta" w:date="2018-05-13T18:18:00Z">
                        <w:r>
                          <w:t>11</w:t>
                        </w:r>
                      </w:ins>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 xml:space="preserve">Figure </w:t>
      </w:r>
      <w:ins w:id="414" w:author="Andrei-Eugen Birta" w:date="2018-05-14T21:27:00Z">
        <w:r w:rsidR="000633AE">
          <w:t>12</w:t>
        </w:r>
      </w:ins>
      <w:del w:id="415" w:author="Andrei-Eugen Birta" w:date="2018-05-14T21:27:00Z">
        <w:r w:rsidR="00A12BCE" w:rsidDel="000633AE">
          <w:delText>9</w:delText>
        </w:r>
      </w:del>
      <w:r w:rsidR="007A3908">
        <w:t>, shows us that most</w:t>
      </w:r>
      <w:r w:rsidR="00B60F11">
        <w:t xml:space="preserve"> (more than 50%)</w:t>
      </w:r>
      <w:r w:rsidR="007A3908">
        <w:t xml:space="preserve"> of the collisions happened at 50 feet(~16 meters) or less, meaning that most collisions happened before or during take-off</w:t>
      </w:r>
      <w:ins w:id="416" w:author="Andrei-Eugen Birta" w:date="2018-05-12T19:26:00Z">
        <w:r w:rsidR="00E932A7">
          <w:t xml:space="preserve"> or landing</w:t>
        </w:r>
      </w:ins>
      <w:r w:rsidR="007A3908">
        <w:t xml:space="preserve">. </w:t>
      </w:r>
      <w:r w:rsidR="0047719E">
        <w:t>This fact only accentuates the importance of this case and how much of an impact a collision has, even though it happens at ground level.</w:t>
      </w:r>
    </w:p>
    <w:p w14:paraId="099FDBE0" w14:textId="02B5605E" w:rsidR="00A37A02" w:rsidDel="00857BDC" w:rsidRDefault="00857BDC" w:rsidP="00334D2B">
      <w:pPr>
        <w:rPr>
          <w:del w:id="417" w:author="Andrei-Eugen Birta" w:date="2018-05-14T13:16:00Z"/>
        </w:rPr>
      </w:pPr>
      <w:ins w:id="418" w:author="Andrei-Eugen Birta" w:date="2018-05-14T13:16:00Z">
        <w:r>
          <w:t xml:space="preserve">We’ve </w:t>
        </w:r>
      </w:ins>
      <w:ins w:id="419" w:author="Andrei-Eugen Birta" w:date="2018-05-14T22:50:00Z">
        <w:r w:rsidR="002857E8">
          <w:t xml:space="preserve">also </w:t>
        </w:r>
      </w:ins>
      <w:ins w:id="420" w:author="Andrei-Eugen Birta" w:date="2018-05-14T13:16:00Z">
        <w:r>
          <w:t>found that around 90% of the collisions happen at or nearb</w:t>
        </w:r>
      </w:ins>
      <w:ins w:id="421" w:author="Andrei-Eugen Birta" w:date="2018-05-14T13:17:00Z">
        <w:r>
          <w:t>y airports</w:t>
        </w:r>
      </w:ins>
      <w:ins w:id="422" w:author="Andrei-Eugen Birta" w:date="2018-05-14T22:51:00Z">
        <w:r w:rsidR="00C04A05">
          <w:t>.</w:t>
        </w:r>
      </w:ins>
    </w:p>
    <w:p w14:paraId="48E85368" w14:textId="13D4A7C8" w:rsidR="00A37A02" w:rsidDel="00857BDC" w:rsidRDefault="00A37A02" w:rsidP="00334D2B">
      <w:pPr>
        <w:rPr>
          <w:del w:id="423" w:author="Andrei-Eugen Birta" w:date="2018-05-14T13:16:00Z"/>
        </w:rPr>
      </w:pPr>
    </w:p>
    <w:p w14:paraId="603565D1" w14:textId="3B2FE8F2"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Pr>
        <w:rPr>
          <w:ins w:id="424" w:author="Andrei-Eugen Birta" w:date="2018-05-14T13:17:00Z"/>
        </w:rPr>
      </w:pPr>
    </w:p>
    <w:p w14:paraId="477AB91E" w14:textId="77777777" w:rsidR="00CC6718" w:rsidRDefault="00CC6718" w:rsidP="00334D2B">
      <w:pPr>
        <w:rPr>
          <w:ins w:id="425" w:author="Andrei-Eugen Birta" w:date="2018-05-14T13:17:00Z"/>
        </w:rPr>
      </w:pPr>
    </w:p>
    <w:p w14:paraId="3CE0DB61" w14:textId="1D1C5A62" w:rsidR="00CC6718" w:rsidRDefault="00CC6718" w:rsidP="00334D2B">
      <w:pPr>
        <w:rPr>
          <w:ins w:id="426" w:author="Andrei-Eugen Birta" w:date="2018-05-14T13:17:00Z"/>
        </w:rPr>
      </w:pPr>
    </w:p>
    <w:p w14:paraId="022A2365" w14:textId="60C615A0" w:rsidR="00817400" w:rsidRDefault="00BB7EAA" w:rsidP="00334D2B">
      <w:pPr>
        <w:rPr>
          <w:ins w:id="427" w:author="Andrei-Eugen Birta" w:date="2018-05-14T22:51:00Z"/>
        </w:rPr>
      </w:pPr>
      <w:r>
        <w:rPr>
          <w:noProof/>
        </w:rPr>
        <w:lastRenderedPageBreak/>
        <mc:AlternateContent>
          <mc:Choice Requires="wps">
            <w:drawing>
              <wp:anchor distT="0" distB="0" distL="114300" distR="114300" simplePos="0" relativeHeight="251675648" behindDoc="0" locked="0" layoutInCell="1" allowOverlap="1" wp14:anchorId="3DDF9AB7" wp14:editId="7E1F481C">
                <wp:simplePos x="0" y="0"/>
                <wp:positionH relativeFrom="margin">
                  <wp:align>right</wp:align>
                </wp:positionH>
                <wp:positionV relativeFrom="paragraph">
                  <wp:posOffset>7719695</wp:posOffset>
                </wp:positionV>
                <wp:extent cx="5943600" cy="635"/>
                <wp:effectExtent l="0" t="0" r="0" b="8255"/>
                <wp:wrapThrough wrapText="bothSides">
                  <wp:wrapPolygon edited="0">
                    <wp:start x="0" y="0"/>
                    <wp:lineTo x="0" y="20698"/>
                    <wp:lineTo x="21531" y="20698"/>
                    <wp:lineTo x="21531"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20716FFF" w:rsidR="003414F2" w:rsidRPr="003E0B77" w:rsidRDefault="003414F2" w:rsidP="00FE379E">
                            <w:pPr>
                              <w:pStyle w:val="Caption"/>
                              <w:rPr>
                                <w:noProof/>
                                <w:sz w:val="24"/>
                                <w:szCs w:val="24"/>
                              </w:rPr>
                            </w:pPr>
                            <w:r>
                              <w:t>Figure 1</w:t>
                            </w:r>
                            <w:ins w:id="428" w:author="Andrei-Eugen Birta" w:date="2018-05-14T13:21:00Z">
                              <w:r>
                                <w:t>3</w:t>
                              </w:r>
                            </w:ins>
                            <w:del w:id="429" w:author="Andrei-Eugen Birta" w:date="2018-05-14T13:21:00Z">
                              <w:r w:rsidDel="002F3B40">
                                <w:delText>0</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DDF9AB7" id="Text Box 20" o:spid="_x0000_s1031" type="#_x0000_t202" style="position:absolute;margin-left:416.8pt;margin-top:607.85pt;width:468pt;height:.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" stroked="f">
                <v:textbox style="mso-fit-shape-to-text:t" inset="0,0,0,0">
                  <w:txbxContent>
                    <w:p w14:paraId="2F84EE9C" w14:textId="20716FFF" w:rsidR="003414F2" w:rsidRPr="003E0B77" w:rsidRDefault="003414F2" w:rsidP="00FE379E">
                      <w:pPr>
                        <w:pStyle w:val="Caption"/>
                        <w:rPr>
                          <w:noProof/>
                          <w:sz w:val="24"/>
                          <w:szCs w:val="24"/>
                        </w:rPr>
                      </w:pPr>
                      <w:r>
                        <w:t>Figure 1</w:t>
                      </w:r>
                      <w:ins w:id="430" w:author="Andrei-Eugen Birta" w:date="2018-05-14T13:21:00Z">
                        <w:r>
                          <w:t>3</w:t>
                        </w:r>
                      </w:ins>
                      <w:del w:id="431" w:author="Andrei-Eugen Birta" w:date="2018-05-14T13:21:00Z">
                        <w:r w:rsidDel="002F3B40">
                          <w:delText>0</w:delText>
                        </w:r>
                      </w:del>
                    </w:p>
                  </w:txbxContent>
                </v:textbox>
                <w10:wrap type="through" anchorx="margin"/>
              </v:shape>
            </w:pict>
          </mc:Fallback>
        </mc:AlternateContent>
      </w:r>
      <w:r w:rsidR="00BC66F9">
        <w:rPr>
          <w:noProof/>
        </w:rPr>
        <mc:AlternateContent>
          <mc:Choice Requires="wps">
            <w:drawing>
              <wp:anchor distT="0" distB="0" distL="114300" distR="114300" simplePos="0" relativeHeight="251672576" behindDoc="0" locked="0" layoutInCell="1" allowOverlap="1" wp14:anchorId="75DBA69A" wp14:editId="6FDFD44E">
                <wp:simplePos x="0" y="0"/>
                <wp:positionH relativeFrom="margin">
                  <wp:align>left</wp:align>
                </wp:positionH>
                <wp:positionV relativeFrom="paragraph">
                  <wp:posOffset>4061460</wp:posOffset>
                </wp:positionV>
                <wp:extent cx="2468880" cy="635"/>
                <wp:effectExtent l="0" t="0" r="7620" b="0"/>
                <wp:wrapThrough wrapText="bothSides">
                  <wp:wrapPolygon edited="0">
                    <wp:start x="0" y="0"/>
                    <wp:lineTo x="0" y="20052"/>
                    <wp:lineTo x="21500" y="20052"/>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CC4747" w:rsidR="003414F2" w:rsidRDefault="003414F2" w:rsidP="00E73040">
                            <w:pPr>
                              <w:pStyle w:val="Caption"/>
                              <w:rPr>
                                <w:noProof/>
                              </w:rPr>
                            </w:pPr>
                            <w:r>
                              <w:t xml:space="preserve">Figure </w:t>
                            </w:r>
                            <w:ins w:id="432" w:author="Andrei-Eugen Birta" w:date="2018-05-13T18:21:00Z">
                              <w:r>
                                <w:t>12</w:t>
                              </w:r>
                            </w:ins>
                            <w:fldSimple w:instr=" SEQ Figure \* ARABIC ">
                              <w:del w:id="433" w:author="Andrei-Eugen Birta" w:date="2018-05-13T18:02:00Z">
                                <w:r w:rsidDel="00733F1A">
                                  <w:rPr>
                                    <w:noProof/>
                                  </w:rPr>
                                  <w:delText>9</w:delText>
                                </w:r>
                              </w:del>
                            </w:fldSimple>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19.8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" stroked="f">
                <v:textbox style="mso-fit-shape-to-text:t" inset="0,0,0,0">
                  <w:txbxContent>
                    <w:p w14:paraId="457D20A3" w14:textId="37CC4747" w:rsidR="003414F2" w:rsidRDefault="003414F2" w:rsidP="00E73040">
                      <w:pPr>
                        <w:pStyle w:val="Caption"/>
                        <w:rPr>
                          <w:noProof/>
                        </w:rPr>
                      </w:pPr>
                      <w:r>
                        <w:t xml:space="preserve">Figure </w:t>
                      </w:r>
                      <w:ins w:id="434" w:author="Andrei-Eugen Birta" w:date="2018-05-13T18:21:00Z">
                        <w:r>
                          <w:t>12</w:t>
                        </w:r>
                      </w:ins>
                      <w:fldSimple w:instr=" SEQ Figure \* ARABIC ">
                        <w:del w:id="435" w:author="Andrei-Eugen Birta" w:date="2018-05-13T18:02:00Z">
                          <w:r w:rsidDel="00733F1A">
                            <w:rPr>
                              <w:noProof/>
                            </w:rPr>
                            <w:delText>9</w:delText>
                          </w:r>
                        </w:del>
                      </w:fldSimple>
                      <w:r>
                        <w:t xml:space="preserve"> (Accidents per aircraft altitude) (in feet)</w:t>
                      </w:r>
                    </w:p>
                  </w:txbxContent>
                </v:textbox>
                <w10:wrap type="through" anchorx="margin"/>
              </v:shape>
            </w:pict>
          </mc:Fallback>
        </mc:AlternateContent>
      </w:r>
      <w:r w:rsidR="00CC6718">
        <w:rPr>
          <w:noProof/>
        </w:rPr>
        <w:drawing>
          <wp:anchor distT="0" distB="0" distL="114300" distR="114300" simplePos="0" relativeHeight="251673600" behindDoc="0" locked="0" layoutInCell="1" allowOverlap="1" wp14:anchorId="7B033908" wp14:editId="5D1D6F9C">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p>
    <w:p w14:paraId="3B6A69C4" w14:textId="2909E933" w:rsidR="00BF0747" w:rsidDel="00276A42" w:rsidRDefault="00BF0747">
      <w:pPr>
        <w:ind w:firstLine="720"/>
        <w:rPr>
          <w:del w:id="436" w:author="Andrei-Eugen Birta" w:date="2018-05-14T22:52:00Z"/>
        </w:rPr>
        <w:pPrChange w:id="437" w:author="Andrei-Eugen Birta" w:date="2018-05-14T22:52:00Z">
          <w:pPr/>
        </w:pPrChange>
      </w:pPr>
      <w:del w:id="438" w:author="Andrei-Eugen Birta" w:date="2018-05-14T22:51:00Z">
        <w:r w:rsidDel="00817400">
          <w:lastRenderedPageBreak/>
          <w:delText>Airports tend to work according to the residing state’s laws, meaning they all follow the same</w:delText>
        </w:r>
        <w:r w:rsidR="00AB6A5D" w:rsidDel="00817400">
          <w:delText xml:space="preserve"> set of</w:delText>
        </w:r>
        <w:r w:rsidDel="00817400">
          <w:delText xml:space="preserve"> rules of conduct. </w:delText>
        </w:r>
      </w:del>
      <w:r>
        <w:t xml:space="preserve">Figure </w:t>
      </w:r>
      <w:r w:rsidR="007479B9">
        <w:t>1</w:t>
      </w:r>
      <w:ins w:id="439" w:author="Andrei-Eugen Birta" w:date="2018-05-14T13:21:00Z">
        <w:r w:rsidR="002F3B40">
          <w:t>3</w:t>
        </w:r>
      </w:ins>
      <w:del w:id="440" w:author="Andrei-Eugen Birta" w:date="2018-05-14T13:21:00Z">
        <w:r w:rsidR="007479B9" w:rsidDel="002F3B40">
          <w:delText>0</w:delText>
        </w:r>
      </w:del>
      <w:r w:rsidR="00AB6A5D">
        <w:t xml:space="preserve">, is a heat map, showing which state suffers the most from collisions with wildlife. </w:t>
      </w:r>
      <w:r w:rsidR="00083907">
        <w:t xml:space="preserve">Comparing to Figure </w:t>
      </w:r>
      <w:r w:rsidR="00375A57">
        <w:t>1</w:t>
      </w:r>
      <w:ins w:id="441" w:author="Andrei-Eugen Birta" w:date="2018-05-14T13:21:00Z">
        <w:r w:rsidR="002F3B40">
          <w:t>4</w:t>
        </w:r>
      </w:ins>
      <w:del w:id="442" w:author="Andrei-Eugen Birta" w:date="2018-05-14T13:21:00Z">
        <w:r w:rsidR="00375A57" w:rsidDel="002F3B40">
          <w:delText>1</w:delText>
        </w:r>
      </w:del>
      <w:r w:rsidR="00083907">
        <w:t xml:space="preserve"> (which shows the busiest states, in terms of flights)</w:t>
      </w:r>
      <w:r w:rsidR="00B23C30">
        <w:t>, we can see</w:t>
      </w:r>
      <w:del w:id="443" w:author="Andrei-Eugen Birta" w:date="2018-05-15T16:09:00Z">
        <w:r w:rsidR="00B23C30" w:rsidDel="007E2A01">
          <w:delText xml:space="preserve"> that, although … are the busiest states, … are also not the ones which have the most accidents</w:delText>
        </w:r>
      </w:del>
      <w:ins w:id="444" w:author="Andrei-Eugen Birta" w:date="2018-05-15T16:09:00Z">
        <w:r w:rsidR="007E2A01">
          <w:t xml:space="preserve"> that while some states, like Texas and California are </w:t>
        </w:r>
      </w:ins>
      <w:ins w:id="445" w:author="Andrei-Eugen Birta" w:date="2018-05-15T16:11:00Z">
        <w:r w:rsidR="00AD4C33">
          <w:t>expected to have more collisions, due to</w:t>
        </w:r>
      </w:ins>
      <w:ins w:id="446" w:author="Andrei-Eugen Birta" w:date="2018-05-15T16:10:00Z">
        <w:r w:rsidR="007E2A01">
          <w:t xml:space="preserve"> their big number of flights, other states, like Nevada and Utah </w:t>
        </w:r>
      </w:ins>
      <w:ins w:id="447" w:author="Andrei-Eugen Birta" w:date="2018-05-15T16:11:00Z">
        <w:r w:rsidR="00010316">
          <w:t>don’t seem to be affected by that at all</w:t>
        </w:r>
      </w:ins>
      <w:r w:rsidR="00B23C30">
        <w:t>.</w:t>
      </w:r>
    </w:p>
    <w:p w14:paraId="018BFCFE" w14:textId="77777777" w:rsidR="00276A42" w:rsidRDefault="00276A42">
      <w:pPr>
        <w:ind w:firstLine="720"/>
        <w:rPr>
          <w:ins w:id="448" w:author="Andrei-Eugen Birta" w:date="2018-05-15T16:01:00Z"/>
        </w:rPr>
        <w:pPrChange w:id="449" w:author="Andrei-Eugen Birta" w:date="2018-05-14T22:51:00Z">
          <w:pPr/>
        </w:pPrChange>
      </w:pPr>
    </w:p>
    <w:p w14:paraId="7E412C3C" w14:textId="5A0314E6" w:rsidR="005E0A15" w:rsidRDefault="007E2A01">
      <w:pPr>
        <w:ind w:firstLine="720"/>
        <w:pPrChange w:id="450" w:author="Andrei-Eugen Birta" w:date="2018-05-14T22:52:00Z">
          <w:pPr/>
        </w:pPrChange>
      </w:pPr>
      <w:ins w:id="451" w:author="Andrei-Eugen Birta" w:date="2018-05-15T16:07:00Z">
        <w:r>
          <w:rPr>
            <w:noProof/>
          </w:rPr>
          <mc:AlternateContent>
            <mc:Choice Requires="wps">
              <w:drawing>
                <wp:anchor distT="0" distB="0" distL="114300" distR="114300" simplePos="0" relativeHeight="251705344" behindDoc="1" locked="0" layoutInCell="1" allowOverlap="1" wp14:anchorId="27A0FB94" wp14:editId="4D077F9E">
                  <wp:simplePos x="0" y="0"/>
                  <wp:positionH relativeFrom="column">
                    <wp:posOffset>457200</wp:posOffset>
                  </wp:positionH>
                  <wp:positionV relativeFrom="paragraph">
                    <wp:posOffset>2663825</wp:posOffset>
                  </wp:positionV>
                  <wp:extent cx="4671060" cy="137160"/>
                  <wp:effectExtent l="0" t="0" r="0" b="0"/>
                  <wp:wrapTight wrapText="bothSides">
                    <wp:wrapPolygon edited="0">
                      <wp:start x="0" y="0"/>
                      <wp:lineTo x="0" y="18000"/>
                      <wp:lineTo x="21494" y="18000"/>
                      <wp:lineTo x="21494"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4671060" cy="137160"/>
                          </a:xfrm>
                          <a:prstGeom prst="rect">
                            <a:avLst/>
                          </a:prstGeom>
                          <a:solidFill>
                            <a:prstClr val="white"/>
                          </a:solidFill>
                          <a:ln>
                            <a:noFill/>
                          </a:ln>
                        </wps:spPr>
                        <wps:txbx>
                          <w:txbxContent>
                            <w:p w14:paraId="37B68300" w14:textId="37FC8959" w:rsidR="003414F2" w:rsidRPr="00D01EFF" w:rsidRDefault="003414F2" w:rsidP="007E2A01">
                              <w:pPr>
                                <w:pStyle w:val="Caption"/>
                                <w:rPr>
                                  <w:noProof/>
                                  <w:sz w:val="24"/>
                                  <w:szCs w:val="24"/>
                                </w:rPr>
                                <w:pPrChange w:id="452" w:author="Andrei-Eugen Birta" w:date="2018-05-15T16:07:00Z">
                                  <w:pPr>
                                    <w:ind w:firstLine="720"/>
                                  </w:pPr>
                                </w:pPrChange>
                              </w:pPr>
                              <w:ins w:id="453" w:author="Andrei-Eugen Birta" w:date="2018-05-15T16:07:00Z">
                                <w:r>
                                  <w:t>Figure 14 (busiest states by flights)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FB94" id="Text Box 204" o:spid="_x0000_s1033" type="#_x0000_t202" style="position:absolute;left:0;text-align:left;margin-left:36pt;margin-top:209.75pt;width:367.8pt;height:10.8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" stroked="f">
                  <v:textbox inset="0,0,0,0">
                    <w:txbxContent>
                      <w:p w14:paraId="37B68300" w14:textId="37FC8959" w:rsidR="003414F2" w:rsidRPr="00D01EFF" w:rsidRDefault="003414F2" w:rsidP="007E2A01">
                        <w:pPr>
                          <w:pStyle w:val="Caption"/>
                          <w:rPr>
                            <w:noProof/>
                            <w:sz w:val="24"/>
                            <w:szCs w:val="24"/>
                          </w:rPr>
                          <w:pPrChange w:id="454" w:author="Andrei-Eugen Birta" w:date="2018-05-15T16:07:00Z">
                            <w:pPr>
                              <w:ind w:firstLine="720"/>
                            </w:pPr>
                          </w:pPrChange>
                        </w:pPr>
                        <w:ins w:id="455" w:author="Andrei-Eugen Birta" w:date="2018-05-15T16:07:00Z">
                          <w:r>
                            <w:t>Figure 14 (busiest states by flights)</w:t>
                          </w:r>
                        </w:ins>
                      </w:p>
                    </w:txbxContent>
                  </v:textbox>
                  <w10:wrap type="tight"/>
                </v:shape>
              </w:pict>
            </mc:Fallback>
          </mc:AlternateContent>
        </w:r>
      </w:ins>
      <w:ins w:id="456" w:author="Andrei-Eugen Birta" w:date="2018-05-15T16:06:00Z">
        <w:r w:rsidR="00276A42">
          <w:rPr>
            <w:noProof/>
          </w:rPr>
          <w:drawing>
            <wp:anchor distT="0" distB="0" distL="114300" distR="114300" simplePos="0" relativeHeight="251700224" behindDoc="1" locked="0" layoutInCell="1" allowOverlap="1" wp14:anchorId="1C29BFB9" wp14:editId="0FA3C724">
              <wp:simplePos x="0" y="0"/>
              <wp:positionH relativeFrom="column">
                <wp:posOffset>457200</wp:posOffset>
              </wp:positionH>
              <wp:positionV relativeFrom="paragraph">
                <wp:posOffset>3175</wp:posOffset>
              </wp:positionV>
              <wp:extent cx="4671060" cy="2598420"/>
              <wp:effectExtent l="0" t="0" r="0" b="0"/>
              <wp:wrapTight wrapText="bothSides">
                <wp:wrapPolygon edited="0">
                  <wp:start x="0" y="0"/>
                  <wp:lineTo x="0" y="21378"/>
                  <wp:lineTo x="21494" y="21378"/>
                  <wp:lineTo x="21494" y="0"/>
                  <wp:lineTo x="0" y="0"/>
                </wp:wrapPolygon>
              </wp:wrapTight>
              <wp:docPr id="28" name="Picture 28" descr="C:\Users\1062021\AppData\Local\Microsoft\Windows\INetCache\Content.Word\Dest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62021\AppData\Local\Microsoft\Windows\INetCache\Content.Word\Destin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2598420"/>
                      </a:xfrm>
                      <a:prstGeom prst="rect">
                        <a:avLst/>
                      </a:prstGeom>
                      <a:noFill/>
                      <a:ln>
                        <a:noFill/>
                      </a:ln>
                    </pic:spPr>
                  </pic:pic>
                </a:graphicData>
              </a:graphic>
            </wp:anchor>
          </w:drawing>
        </w:r>
      </w:ins>
    </w:p>
    <w:p w14:paraId="1750386A" w14:textId="1BF2E188" w:rsidR="000B408B" w:rsidRDefault="00A84D90" w:rsidP="00334D2B">
      <w:ins w:id="457" w:author="Andrei-Eugen Birta" w:date="2018-05-15T16:07:00Z">
        <w:r>
          <w:rPr>
            <w:noProof/>
          </w:rPr>
          <mc:AlternateContent>
            <mc:Choice Requires="wps">
              <w:drawing>
                <wp:anchor distT="0" distB="0" distL="114300" distR="114300" simplePos="0" relativeHeight="251703296" behindDoc="1" locked="0" layoutInCell="1" allowOverlap="1" wp14:anchorId="3042270A" wp14:editId="5F23B935">
                  <wp:simplePos x="0" y="0"/>
                  <wp:positionH relativeFrom="margin">
                    <wp:posOffset>121920</wp:posOffset>
                  </wp:positionH>
                  <wp:positionV relativeFrom="paragraph">
                    <wp:posOffset>6484620</wp:posOffset>
                  </wp:positionV>
                  <wp:extent cx="1668780" cy="160020"/>
                  <wp:effectExtent l="0" t="0" r="7620" b="0"/>
                  <wp:wrapTight wrapText="bothSides">
                    <wp:wrapPolygon edited="0">
                      <wp:start x="0" y="0"/>
                      <wp:lineTo x="0" y="18000"/>
                      <wp:lineTo x="21452" y="18000"/>
                      <wp:lineTo x="21452"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68780" cy="160020"/>
                          </a:xfrm>
                          <a:prstGeom prst="rect">
                            <a:avLst/>
                          </a:prstGeom>
                          <a:solidFill>
                            <a:prstClr val="white"/>
                          </a:solidFill>
                          <a:ln>
                            <a:noFill/>
                          </a:ln>
                        </wps:spPr>
                        <wps:txbx>
                          <w:txbxContent>
                            <w:p w14:paraId="7B61712A" w14:textId="1B60AC83" w:rsidR="003414F2" w:rsidRPr="00285312" w:rsidRDefault="003414F2" w:rsidP="00276A42">
                              <w:pPr>
                                <w:pStyle w:val="Caption"/>
                                <w:rPr>
                                  <w:sz w:val="24"/>
                                  <w:szCs w:val="24"/>
                                </w:rPr>
                                <w:pPrChange w:id="458" w:author="Andrei-Eugen Birta" w:date="2018-05-15T16:07:00Z">
                                  <w:pPr/>
                                </w:pPrChange>
                              </w:pPr>
                              <w:ins w:id="459" w:author="Andrei-Eugen Birta" w:date="2018-05-15T16:07:00Z">
                                <w:r>
                                  <w:t>Figure 15 (flights per airport)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0A" id="Text Box 203" o:spid="_x0000_s1034" type="#_x0000_t202" style="position:absolute;margin-left:9.6pt;margin-top:510.6pt;width:131.4pt;height:12.6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" stroked="f">
                  <v:textbox inset="0,0,0,0">
                    <w:txbxContent>
                      <w:p w14:paraId="7B61712A" w14:textId="1B60AC83" w:rsidR="003414F2" w:rsidRPr="00285312" w:rsidRDefault="003414F2" w:rsidP="00276A42">
                        <w:pPr>
                          <w:pStyle w:val="Caption"/>
                          <w:rPr>
                            <w:sz w:val="24"/>
                            <w:szCs w:val="24"/>
                          </w:rPr>
                          <w:pPrChange w:id="460" w:author="Andrei-Eugen Birta" w:date="2018-05-15T16:07:00Z">
                            <w:pPr/>
                          </w:pPrChange>
                        </w:pPr>
                        <w:ins w:id="461" w:author="Andrei-Eugen Birta" w:date="2018-05-15T16:07:00Z">
                          <w:r>
                            <w:t>Figure 15 (flights per airport)</w:t>
                          </w:r>
                        </w:ins>
                      </w:p>
                    </w:txbxContent>
                  </v:textbox>
                  <w10:wrap type="tight" anchorx="margin"/>
                </v:shape>
              </w:pict>
            </mc:Fallback>
          </mc:AlternateContent>
        </w:r>
      </w:ins>
      <w:moveToRangeStart w:id="462" w:author="Andrei-Eugen Birta" w:date="2018-05-15T16:06:00Z" w:name="move514163726"/>
      <w:ins w:id="463" w:author="Andrei-Eugen Birta" w:date="2018-05-15T16:06:00Z">
        <w:r w:rsidR="007E2A01">
          <w:rPr>
            <w:noProof/>
          </w:rPr>
          <w:drawing>
            <wp:anchor distT="0" distB="0" distL="114300" distR="114300" simplePos="0" relativeHeight="251701248" behindDoc="1" locked="0" layoutInCell="1" allowOverlap="1" wp14:anchorId="503564C9" wp14:editId="03F24A9C">
              <wp:simplePos x="0" y="0"/>
              <wp:positionH relativeFrom="column">
                <wp:posOffset>175260</wp:posOffset>
              </wp:positionH>
              <wp:positionV relativeFrom="paragraph">
                <wp:posOffset>3222625</wp:posOffset>
              </wp:positionV>
              <wp:extent cx="5942965" cy="3406140"/>
              <wp:effectExtent l="0" t="0" r="635" b="3810"/>
              <wp:wrapTight wrapText="bothSides">
                <wp:wrapPolygon edited="0">
                  <wp:start x="0" y="0"/>
                  <wp:lineTo x="0" y="21503"/>
                  <wp:lineTo x="21533" y="21503"/>
                  <wp:lineTo x="21533" y="0"/>
                  <wp:lineTo x="0" y="0"/>
                </wp:wrapPolygon>
              </wp:wrapTight>
              <wp:docPr id="202" name="Picture 20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2965" cy="3406140"/>
                      </a:xfrm>
                      <a:prstGeom prst="rect">
                        <a:avLst/>
                      </a:prstGeom>
                      <a:noFill/>
                      <a:ln>
                        <a:noFill/>
                      </a:ln>
                    </pic:spPr>
                  </pic:pic>
                </a:graphicData>
              </a:graphic>
              <wp14:sizeRelV relativeFrom="margin">
                <wp14:pctHeight>0</wp14:pctHeight>
              </wp14:sizeRelV>
            </wp:anchor>
          </w:drawing>
        </w:r>
      </w:ins>
      <w:moveToRangeEnd w:id="462"/>
      <w:r w:rsidR="000B408B">
        <w:tab/>
        <w:t xml:space="preserve">Taking a deeper look at the previous finding, Figure </w:t>
      </w:r>
      <w:r w:rsidR="00375A57">
        <w:t>1</w:t>
      </w:r>
      <w:del w:id="464" w:author="Andrei-Eugen Birta" w:date="2018-05-14T21:28:00Z">
        <w:r w:rsidR="00375A57" w:rsidDel="00283977">
          <w:delText>2</w:delText>
        </w:r>
      </w:del>
      <w:ins w:id="465" w:author="Andrei-Eugen Birta" w:date="2018-05-14T21:28:00Z">
        <w:r w:rsidR="00283977">
          <w:t>5</w:t>
        </w:r>
      </w:ins>
      <w:r w:rsidR="000B408B">
        <w:t xml:space="preserve"> is a table which represents the busiest airports. While Figure </w:t>
      </w:r>
      <w:r w:rsidR="00375A57">
        <w:t>1</w:t>
      </w:r>
      <w:ins w:id="466" w:author="Andrei-Eugen Birta" w:date="2018-05-14T21:28:00Z">
        <w:r w:rsidR="00283977">
          <w:t>6</w:t>
        </w:r>
      </w:ins>
      <w:del w:id="467" w:author="Andrei-Eugen Birta" w:date="2018-05-14T21:28:00Z">
        <w:r w:rsidR="00375A57" w:rsidDel="00283977">
          <w:delText>3</w:delText>
        </w:r>
      </w:del>
      <w:r w:rsidR="000B408B">
        <w:t xml:space="preserve"> is a table which represents the airports with most collisions.</w:t>
      </w:r>
      <w:ins w:id="468" w:author="Andrei-Eugen Birta" w:date="2018-05-15T16:06:00Z">
        <w:r w:rsidR="00276A42" w:rsidRPr="00276A42">
          <w:rPr>
            <w:noProof/>
          </w:rPr>
          <w:t xml:space="preserve"> </w:t>
        </w:r>
      </w:ins>
    </w:p>
    <w:p w14:paraId="75BB7FE6" w14:textId="7EBEF394" w:rsidR="005E0A15" w:rsidDel="00276A42" w:rsidRDefault="005E0A15" w:rsidP="005E0A15">
      <w:pPr>
        <w:keepNext/>
        <w:rPr>
          <w:del w:id="469" w:author="Andrei-Eugen Birta" w:date="2018-05-15T16:06:00Z"/>
        </w:rPr>
      </w:pPr>
      <w:del w:id="470" w:author="Andrei-Eugen Birta" w:date="2018-05-15T16:06:00Z">
        <w:r w:rsidDel="00276A42">
          <w:rPr>
            <w:noProof/>
          </w:rPr>
          <w:lastRenderedPageBreak/>
          <w:drawing>
            <wp:inline distT="0" distB="0" distL="0" distR="0" wp14:anchorId="72D51525" wp14:editId="11D2D83D">
              <wp:extent cx="5943260" cy="3573780"/>
              <wp:effectExtent l="0" t="0" r="635" b="762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550" cy="3575758"/>
                      </a:xfrm>
                      <a:prstGeom prst="rect">
                        <a:avLst/>
                      </a:prstGeom>
                      <a:noFill/>
                      <a:ln>
                        <a:noFill/>
                      </a:ln>
                    </pic:spPr>
                  </pic:pic>
                </a:graphicData>
              </a:graphic>
            </wp:inline>
          </w:drawing>
        </w:r>
      </w:del>
    </w:p>
    <w:p w14:paraId="58454A91" w14:textId="5692E6A8" w:rsidR="000B408B" w:rsidDel="00276A42" w:rsidRDefault="005E0A15" w:rsidP="00276A42">
      <w:pPr>
        <w:keepNext/>
        <w:rPr>
          <w:del w:id="471" w:author="Andrei-Eugen Birta" w:date="2018-05-15T16:06:00Z"/>
        </w:rPr>
        <w:pPrChange w:id="472" w:author="Andrei-Eugen Birta" w:date="2018-05-15T16:06:00Z">
          <w:pPr>
            <w:pStyle w:val="Caption"/>
          </w:pPr>
        </w:pPrChange>
      </w:pPr>
      <w:del w:id="473" w:author="Andrei-Eugen Birta" w:date="2018-05-15T16:06:00Z">
        <w:r w:rsidDel="00276A42">
          <w:delText xml:space="preserve">Figure </w:delText>
        </w:r>
        <w:r w:rsidR="00375A57" w:rsidDel="00276A42">
          <w:delText>1</w:delText>
        </w:r>
      </w:del>
      <w:del w:id="474" w:author="Andrei-Eugen Birta" w:date="2018-05-14T13:21:00Z">
        <w:r w:rsidR="00375A57" w:rsidDel="002F3B40">
          <w:delText>2</w:delText>
        </w:r>
      </w:del>
      <w:del w:id="475" w:author="Andrei-Eugen Birta" w:date="2018-05-15T16:06:00Z">
        <w:r w:rsidR="00BC342F" w:rsidDel="00276A42">
          <w:delText xml:space="preserve"> (flights per airport)</w:delText>
        </w:r>
      </w:del>
    </w:p>
    <w:p w14:paraId="61B20C56" w14:textId="77777777" w:rsidR="002E51ED" w:rsidRDefault="002E51ED" w:rsidP="002E51ED">
      <w:pPr>
        <w:keepNext/>
      </w:pPr>
      <w:r>
        <w:rPr>
          <w:noProof/>
        </w:rPr>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6245"/>
                    </a:xfrm>
                    <a:prstGeom prst="rect">
                      <a:avLst/>
                    </a:prstGeom>
                  </pic:spPr>
                </pic:pic>
              </a:graphicData>
            </a:graphic>
          </wp:inline>
        </w:drawing>
      </w:r>
    </w:p>
    <w:p w14:paraId="4787BAB5" w14:textId="1054FC00" w:rsidR="00500606" w:rsidRDefault="002E51ED" w:rsidP="002E51ED">
      <w:pPr>
        <w:pStyle w:val="Caption"/>
      </w:pPr>
      <w:r>
        <w:t xml:space="preserve">Figure </w:t>
      </w:r>
      <w:r w:rsidR="00375A57">
        <w:t>1</w:t>
      </w:r>
      <w:ins w:id="476" w:author="Andrei-Eugen Birta" w:date="2018-05-14T13:21:00Z">
        <w:r w:rsidR="002F3B40">
          <w:t>6</w:t>
        </w:r>
      </w:ins>
      <w:del w:id="477" w:author="Andrei-Eugen Birta" w:date="2018-05-14T13:21:00Z">
        <w:r w:rsidR="00375A57" w:rsidDel="002F3B40">
          <w:delText>3</w:delText>
        </w:r>
      </w:del>
      <w:r>
        <w:t xml:space="preserve"> (</w:t>
      </w:r>
      <w:r w:rsidR="00E419DB">
        <w:t>collisions</w:t>
      </w:r>
      <w:r>
        <w:t xml:space="preserve"> per airport)</w:t>
      </w:r>
    </w:p>
    <w:p w14:paraId="6C293A48" w14:textId="705AB3A9" w:rsidR="00A37A02" w:rsidRDefault="00482286" w:rsidP="00482286">
      <w:pPr>
        <w:ind w:firstLine="360"/>
      </w:pPr>
      <w:r>
        <w:t>We can see that although the DEN</w:t>
      </w:r>
      <w:ins w:id="478" w:author="Andrei-Eugen Birta" w:date="2018-05-14T12:37:00Z">
        <w:r w:rsidR="00910662">
          <w:t xml:space="preserve"> airport</w:t>
        </w:r>
        <w:r w:rsidR="0088682B">
          <w:t>,</w:t>
        </w:r>
      </w:ins>
      <w:r>
        <w:t xml:space="preserve"> is the 4</w:t>
      </w:r>
      <w:r w:rsidRPr="00482286">
        <w:rPr>
          <w:vertAlign w:val="superscript"/>
        </w:rPr>
        <w:t>th</w:t>
      </w:r>
      <w:r>
        <w:t xml:space="preserve"> busiest airport in USA, it has the most collisions with wildlife</w:t>
      </w:r>
      <w:ins w:id="479" w:author="Andrei-Eugen Birta" w:date="2018-05-14T22:53:00Z">
        <w:r w:rsidR="00B160BA">
          <w:t>;</w:t>
        </w:r>
      </w:ins>
      <w:r>
        <w:t xml:space="preserve"> and ATL (</w:t>
      </w:r>
      <w:r w:rsidRPr="00482286">
        <w:t>Hartsfield–Jackson Atlanta International Airport</w:t>
      </w:r>
      <w:r>
        <w:t>), the busiest airport in USA, ranks place 23</w:t>
      </w:r>
      <w:r w:rsidRPr="00482286">
        <w:rPr>
          <w:vertAlign w:val="superscript"/>
        </w:rPr>
        <w:t>rd</w:t>
      </w:r>
      <w:r>
        <w:t xml:space="preserve"> on the collisions list</w:t>
      </w:r>
      <w:ins w:id="480" w:author="Andrei-Eugen Birta" w:date="2018-05-14T22:53:00Z">
        <w:r w:rsidR="003562B6">
          <w:t>, meaning that the number of flights, may not have much of an impact</w:t>
        </w:r>
      </w:ins>
      <w:ins w:id="481" w:author="Andrei-Eugen Birta" w:date="2018-05-14T22:54:00Z">
        <w:r w:rsidR="003562B6">
          <w:t xml:space="preserve"> on the collision rate</w:t>
        </w:r>
      </w:ins>
      <w:r>
        <w:t>.</w:t>
      </w:r>
    </w:p>
    <w:p w14:paraId="6958765F" w14:textId="62AB4DDB" w:rsidR="00A71EF7" w:rsidRDefault="00041600" w:rsidP="00482286">
      <w:pPr>
        <w:ind w:firstLine="360"/>
      </w:pPr>
      <w:r>
        <w:rPr>
          <w:noProof/>
        </w:rPr>
        <w:drawing>
          <wp:anchor distT="0" distB="0" distL="114300" distR="114300" simplePos="0" relativeHeight="251679744" behindDoc="1" locked="0" layoutInCell="1" allowOverlap="1" wp14:anchorId="79F9740F" wp14:editId="0E0F8885">
            <wp:simplePos x="0" y="0"/>
            <wp:positionH relativeFrom="margin">
              <wp:posOffset>7620</wp:posOffset>
            </wp:positionH>
            <wp:positionV relativeFrom="paragraph">
              <wp:posOffset>257175</wp:posOffset>
            </wp:positionV>
            <wp:extent cx="5608320" cy="3504565"/>
            <wp:effectExtent l="0" t="0" r="0" b="635"/>
            <wp:wrapTight wrapText="bothSides">
              <wp:wrapPolygon edited="0">
                <wp:start x="0" y="0"/>
                <wp:lineTo x="0" y="21487"/>
                <wp:lineTo x="21497" y="21487"/>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08320" cy="3504565"/>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ins w:id="482" w:author="Andrei-Eugen Birta" w:date="2018-05-14T13:21:00Z">
        <w:r w:rsidR="002F3B40">
          <w:t>7</w:t>
        </w:r>
      </w:ins>
      <w:del w:id="483" w:author="Andrei-Eugen Birta" w:date="2018-05-14T13:21:00Z">
        <w:r w:rsidR="00A71EF7" w:rsidDel="002F3B40">
          <w:delText>4</w:delText>
        </w:r>
      </w:del>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0BE1882" w:rsidR="00110230" w:rsidRDefault="00041600" w:rsidP="00482286">
      <w:pPr>
        <w:ind w:firstLine="360"/>
      </w:pPr>
      <w:r>
        <w:rPr>
          <w:noProof/>
        </w:rPr>
        <mc:AlternateContent>
          <mc:Choice Requires="wps">
            <w:drawing>
              <wp:anchor distT="0" distB="0" distL="114300" distR="114300" simplePos="0" relativeHeight="251681792" behindDoc="1" locked="0" layoutInCell="1" allowOverlap="1" wp14:anchorId="6A84F1F7" wp14:editId="2AD72A31">
                <wp:simplePos x="0" y="0"/>
                <wp:positionH relativeFrom="column">
                  <wp:posOffset>152400</wp:posOffset>
                </wp:positionH>
                <wp:positionV relativeFrom="paragraph">
                  <wp:posOffset>19050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4F130EAC" w:rsidR="003414F2" w:rsidRPr="00C65C14" w:rsidRDefault="003414F2" w:rsidP="008A77F6">
                            <w:pPr>
                              <w:pStyle w:val="Caption"/>
                              <w:rPr>
                                <w:noProof/>
                                <w:sz w:val="24"/>
                                <w:szCs w:val="24"/>
                              </w:rPr>
                            </w:pPr>
                            <w:r>
                              <w:t>Figure 1</w:t>
                            </w:r>
                            <w:ins w:id="484" w:author="Andrei-Eugen Birta" w:date="2018-05-14T13:21:00Z">
                              <w:r>
                                <w:t>7</w:t>
                              </w:r>
                            </w:ins>
                            <w:del w:id="485" w:author="Andrei-Eugen Birta" w:date="2018-05-14T13:21:00Z">
                              <w:r w:rsidDel="002F3B40">
                                <w:delText>4</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5" type="#_x0000_t202" style="position:absolute;left:0;text-align:left;margin-left:12pt;margin-top:1.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fLgIAAGU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" stroked="f">
                <v:textbox style="mso-fit-shape-to-text:t" inset="0,0,0,0">
                  <w:txbxContent>
                    <w:p w14:paraId="32363332" w14:textId="4F130EAC" w:rsidR="003414F2" w:rsidRPr="00C65C14" w:rsidRDefault="003414F2" w:rsidP="008A77F6">
                      <w:pPr>
                        <w:pStyle w:val="Caption"/>
                        <w:rPr>
                          <w:noProof/>
                          <w:sz w:val="24"/>
                          <w:szCs w:val="24"/>
                        </w:rPr>
                      </w:pPr>
                      <w:r>
                        <w:t>Figure 1</w:t>
                      </w:r>
                      <w:ins w:id="486" w:author="Andrei-Eugen Birta" w:date="2018-05-14T13:21:00Z">
                        <w:r>
                          <w:t>7</w:t>
                        </w:r>
                      </w:ins>
                      <w:del w:id="487" w:author="Andrei-Eugen Birta" w:date="2018-05-14T13:21:00Z">
                        <w:r w:rsidDel="002F3B40">
                          <w:delText>4</w:delText>
                        </w:r>
                      </w:del>
                    </w:p>
                  </w:txbxContent>
                </v:textbox>
                <w10:wrap type="tight"/>
              </v:shape>
            </w:pict>
          </mc:Fallback>
        </mc:AlternateContent>
      </w:r>
    </w:p>
    <w:p w14:paraId="6E9CEFEF" w14:textId="13D6D2AA" w:rsidR="00110230" w:rsidDel="00F76371" w:rsidRDefault="00110230" w:rsidP="00482286">
      <w:pPr>
        <w:ind w:firstLine="360"/>
        <w:rPr>
          <w:del w:id="488" w:author="Andrei-Eugen Birta" w:date="2018-05-14T22:55:00Z"/>
        </w:rPr>
      </w:pPr>
    </w:p>
    <w:p w14:paraId="791E907D" w14:textId="7C1A21FF" w:rsidR="00110230" w:rsidDel="00B63C66" w:rsidRDefault="00E5799A" w:rsidP="00150CE3">
      <w:pPr>
        <w:rPr>
          <w:del w:id="489" w:author="Andrei-Eugen Birta" w:date="2018-05-14T22:56:00Z"/>
        </w:rPr>
      </w:pPr>
      <w:r>
        <w:t>Clearly showing that some species are more likely to partake in a collision, than others.</w:t>
      </w:r>
    </w:p>
    <w:p w14:paraId="549E5C26" w14:textId="2B6D7D94" w:rsidR="008A77F6" w:rsidRDefault="008A77F6">
      <w:pPr>
        <w:rPr>
          <w:ins w:id="490" w:author="Andrei-Eugen Birta" w:date="2018-05-14T12:44:00Z"/>
        </w:rPr>
        <w:pPrChange w:id="491" w:author="Andrei-Eugen Birta" w:date="2018-05-14T22:56:00Z">
          <w:pPr>
            <w:ind w:firstLine="360"/>
          </w:pPr>
        </w:pPrChange>
      </w:pPr>
    </w:p>
    <w:p w14:paraId="74993A40" w14:textId="2189DB71" w:rsidR="00100046" w:rsidRPr="00100046" w:rsidRDefault="00D90507">
      <w:pPr>
        <w:keepNext/>
        <w:ind w:firstLine="360"/>
        <w:pPrChange w:id="492" w:author="Andrei-Eugen Birta" w:date="2018-05-14T22:55:00Z">
          <w:pPr>
            <w:ind w:firstLine="360"/>
          </w:pPr>
        </w:pPrChange>
      </w:pPr>
      <w:ins w:id="493" w:author="Andrei-Eugen Birta" w:date="2018-05-14T22:55:00Z">
        <w:r>
          <w:rPr>
            <w:noProof/>
          </w:rPr>
          <mc:AlternateContent>
            <mc:Choice Requires="wps">
              <w:drawing>
                <wp:anchor distT="0" distB="0" distL="114300" distR="114300" simplePos="0" relativeHeight="251699200" behindDoc="1" locked="0" layoutInCell="1" allowOverlap="1" wp14:anchorId="736F4EB9" wp14:editId="43E5E342">
                  <wp:simplePos x="0" y="0"/>
                  <wp:positionH relativeFrom="margin">
                    <wp:posOffset>163830</wp:posOffset>
                  </wp:positionH>
                  <wp:positionV relativeFrom="paragraph">
                    <wp:posOffset>5353685</wp:posOffset>
                  </wp:positionV>
                  <wp:extent cx="5806440" cy="144780"/>
                  <wp:effectExtent l="0" t="0" r="3810" b="7620"/>
                  <wp:wrapTight wrapText="bothSides">
                    <wp:wrapPolygon edited="0">
                      <wp:start x="0" y="0"/>
                      <wp:lineTo x="0" y="19895"/>
                      <wp:lineTo x="21543" y="19895"/>
                      <wp:lineTo x="21543" y="0"/>
                      <wp:lineTo x="0" y="0"/>
                    </wp:wrapPolygon>
                  </wp:wrapTight>
                  <wp:docPr id="201" name="Text Box 201"/>
                  <wp:cNvGraphicFramePr/>
                  <a:graphic xmlns:a="http://schemas.openxmlformats.org/drawingml/2006/main">
                    <a:graphicData uri="http://schemas.microsoft.com/office/word/2010/wordprocessingShape">
                      <wps:wsp>
                        <wps:cNvSpPr txBox="1"/>
                        <wps:spPr>
                          <a:xfrm>
                            <a:off x="0" y="0"/>
                            <a:ext cx="5806440" cy="144780"/>
                          </a:xfrm>
                          <a:prstGeom prst="rect">
                            <a:avLst/>
                          </a:prstGeom>
                          <a:solidFill>
                            <a:prstClr val="white"/>
                          </a:solidFill>
                          <a:ln>
                            <a:noFill/>
                          </a:ln>
                        </wps:spPr>
                        <wps:txbx>
                          <w:txbxContent>
                            <w:p w14:paraId="3BD2DE46" w14:textId="77A29364" w:rsidR="003414F2" w:rsidRPr="00B2394E" w:rsidRDefault="003414F2">
                              <w:pPr>
                                <w:pStyle w:val="Caption"/>
                                <w:rPr>
                                  <w:rPrChange w:id="494" w:author="Andrei-Eugen Birta" w:date="2018-05-14T22:55:00Z">
                                    <w:rPr>
                                      <w:noProof/>
                                    </w:rPr>
                                  </w:rPrChange>
                                </w:rPr>
                                <w:pPrChange w:id="495" w:author="Andrei-Eugen Birta" w:date="2018-05-14T22:55:00Z">
                                  <w:pPr>
                                    <w:keepNext/>
                                    <w:ind w:firstLine="360"/>
                                  </w:pPr>
                                </w:pPrChange>
                              </w:pPr>
                              <w:ins w:id="496" w:author="Andrei-Eugen Birta" w:date="2018-05-14T22:55:00Z">
                                <w:r>
                                  <w:t>Figure 18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F4EB9" id="Text Box 201" o:spid="_x0000_s1036" type="#_x0000_t202" style="position:absolute;left:0;text-align:left;margin-left:12.9pt;margin-top:421.55pt;width:457.2pt;height:11.4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" stroked="f">
                  <v:textbox inset="0,0,0,0">
                    <w:txbxContent>
                      <w:p w14:paraId="3BD2DE46" w14:textId="77A29364" w:rsidR="003414F2" w:rsidRPr="00B2394E" w:rsidRDefault="003414F2">
                        <w:pPr>
                          <w:pStyle w:val="Caption"/>
                          <w:rPr>
                            <w:rPrChange w:id="497" w:author="Andrei-Eugen Birta" w:date="2018-05-14T22:55:00Z">
                              <w:rPr>
                                <w:noProof/>
                              </w:rPr>
                            </w:rPrChange>
                          </w:rPr>
                          <w:pPrChange w:id="498" w:author="Andrei-Eugen Birta" w:date="2018-05-14T22:55:00Z">
                            <w:pPr>
                              <w:keepNext/>
                              <w:ind w:firstLine="360"/>
                            </w:pPr>
                          </w:pPrChange>
                        </w:pPr>
                        <w:ins w:id="499" w:author="Andrei-Eugen Birta" w:date="2018-05-14T22:55:00Z">
                          <w:r>
                            <w:t>Figure 18</w:t>
                          </w:r>
                        </w:ins>
                      </w:p>
                    </w:txbxContent>
                  </v:textbox>
                  <w10:wrap type="tight" anchorx="margin"/>
                </v:shape>
              </w:pict>
            </mc:Fallback>
          </mc:AlternateContent>
        </w:r>
      </w:ins>
      <w:ins w:id="500" w:author="Andrei-Eugen Birta" w:date="2018-05-14T12:44:00Z">
        <w:r>
          <w:rPr>
            <w:noProof/>
          </w:rPr>
          <w:drawing>
            <wp:anchor distT="0" distB="0" distL="114300" distR="114300" simplePos="0" relativeHeight="251697152" behindDoc="1" locked="0" layoutInCell="1" allowOverlap="1" wp14:anchorId="7B3767F7" wp14:editId="35F27CCA">
              <wp:simplePos x="0" y="0"/>
              <wp:positionH relativeFrom="column">
                <wp:posOffset>91440</wp:posOffset>
              </wp:positionH>
              <wp:positionV relativeFrom="paragraph">
                <wp:posOffset>1231265</wp:posOffset>
              </wp:positionV>
              <wp:extent cx="5943600" cy="4065483"/>
              <wp:effectExtent l="0" t="0" r="0" b="0"/>
              <wp:wrapTight wrapText="bothSides">
                <wp:wrapPolygon edited="0">
                  <wp:start x="0" y="0"/>
                  <wp:lineTo x="0" y="21458"/>
                  <wp:lineTo x="21531" y="21458"/>
                  <wp:lineTo x="21531" y="0"/>
                  <wp:lineTo x="0" y="0"/>
                </wp:wrapPolygon>
              </wp:wrapTight>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anchor>
          </w:drawing>
        </w:r>
      </w:ins>
      <w:ins w:id="501" w:author="Andrei-Eugen Birta" w:date="2018-05-14T12:45:00Z">
        <w:r w:rsidR="00B6386A">
          <w:t>Figure 1</w:t>
        </w:r>
      </w:ins>
      <w:ins w:id="502" w:author="Andrei-Eugen Birta" w:date="2018-05-14T13:22:00Z">
        <w:r w:rsidR="00B6386A">
          <w:t>8</w:t>
        </w:r>
      </w:ins>
      <w:ins w:id="503" w:author="Andrei-Eugen Birta" w:date="2018-05-14T12:45:00Z">
        <w:r w:rsidR="00100046">
          <w:t xml:space="preserve"> shows the distribution of bird strikes onto a</w:t>
        </w:r>
        <w:r w:rsidR="007048D6">
          <w:t xml:space="preserve"> typical aircraft. </w:t>
        </w:r>
      </w:ins>
      <w:ins w:id="504" w:author="Andrei-Eugen Birta" w:date="2018-05-14T12:46:00Z">
        <w:r w:rsidR="007048D6">
          <w:t xml:space="preserve"> 44% of the collisions affect the engine rendering the aircraft useless for a period of time tightly dependent on the aircraft type and the</w:t>
        </w:r>
      </w:ins>
      <w:ins w:id="505" w:author="Andrei-Eugen Birta" w:date="2018-05-14T12:47:00Z">
        <w:r w:rsidR="007048D6">
          <w:t xml:space="preserve"> availability of replacement parts. The wings and the engine are the only parts of an aircraft that hold fuel, and a</w:t>
        </w:r>
      </w:ins>
      <w:ins w:id="506" w:author="Andrei-Eugen Birta" w:date="2018-05-14T12:48:00Z">
        <w:r w:rsidR="007048D6">
          <w:t xml:space="preserve"> collision to either of them, can cause the engines to explode, putting in danger the </w:t>
        </w:r>
      </w:ins>
      <w:ins w:id="507" w:author="Andrei-Eugen Birta" w:date="2018-05-14T22:57:00Z">
        <w:r w:rsidR="00C60D19">
          <w:t>passenger’s</w:t>
        </w:r>
      </w:ins>
      <w:ins w:id="508" w:author="Andrei-Eugen Birta" w:date="2018-05-14T12:48:00Z">
        <w:r w:rsidR="007048D6">
          <w:t xml:space="preserve"> lives</w:t>
        </w:r>
      </w:ins>
      <w:ins w:id="509" w:author="Andrei-Eugen Birta" w:date="2018-05-14T22:57:00Z">
        <w:r w:rsidR="00C60D19">
          <w:t xml:space="preserve"> or causing fuel leakages, forcing to aircraft to execute an emergency landing.</w:t>
        </w:r>
      </w:ins>
    </w:p>
    <w:p w14:paraId="30606006" w14:textId="2FFAACC2" w:rsidR="00175327" w:rsidRDefault="00175327" w:rsidP="00175327">
      <w:pPr>
        <w:pStyle w:val="Heading2"/>
        <w:numPr>
          <w:ilvl w:val="0"/>
          <w:numId w:val="5"/>
        </w:numPr>
        <w:rPr>
          <w:ins w:id="510" w:author="Andrei-Eugen Birta" w:date="2018-05-12T14:53:00Z"/>
          <w:rFonts w:ascii="Arial" w:hAnsi="Arial" w:cs="Arial"/>
          <w:sz w:val="24"/>
          <w:szCs w:val="24"/>
        </w:rPr>
      </w:pPr>
      <w:bookmarkStart w:id="511" w:name="_Toc513995889"/>
      <w:bookmarkStart w:id="512" w:name="_Toc514099950"/>
      <w:r w:rsidRPr="00B15178">
        <w:rPr>
          <w:rFonts w:ascii="Arial" w:hAnsi="Arial" w:cs="Arial"/>
          <w:sz w:val="24"/>
          <w:szCs w:val="24"/>
        </w:rPr>
        <w:t>Diagnostic Analysis</w:t>
      </w:r>
      <w:bookmarkEnd w:id="511"/>
      <w:bookmarkEnd w:id="512"/>
    </w:p>
    <w:p w14:paraId="3EC25FA0" w14:textId="157F1680" w:rsidR="00877214" w:rsidDel="008404D8" w:rsidRDefault="00877214">
      <w:pPr>
        <w:ind w:firstLine="360"/>
        <w:rPr>
          <w:del w:id="513" w:author="Andrei-Eugen Birta" w:date="2018-05-14T21:03:00Z"/>
        </w:rPr>
        <w:pPrChange w:id="514" w:author="Andrei-Eugen Birta" w:date="2018-05-14T21:04:00Z">
          <w:pPr>
            <w:pStyle w:val="ListParagraph"/>
            <w:numPr>
              <w:numId w:val="10"/>
            </w:numPr>
            <w:ind w:hanging="360"/>
          </w:pPr>
        </w:pPrChange>
      </w:pPr>
      <w:ins w:id="515" w:author="Andrei-Eugen Birta" w:date="2018-05-12T14:53:00Z">
        <w:r>
          <w:t>Diagnostic Analysis is the part in which the Data scientist</w:t>
        </w:r>
      </w:ins>
      <w:ins w:id="516" w:author="Andrei-Eugen Birta" w:date="2018-05-12T14:54:00Z">
        <w:r w:rsidR="00E94DF7">
          <w:t xml:space="preserve"> finds the reasons why did the identified issues</w:t>
        </w:r>
        <w:r w:rsidR="0024298C">
          <w:t>,</w:t>
        </w:r>
        <w:r w:rsidR="00E94DF7">
          <w:t xml:space="preserve"> in</w:t>
        </w:r>
        <w:r w:rsidR="008404D8">
          <w:t xml:space="preserve"> Descriptive Analysis, happened</w:t>
        </w:r>
      </w:ins>
      <w:ins w:id="517" w:author="Andrei-Eugen Birta" w:date="2018-05-14T21:03:00Z">
        <w:r w:rsidR="008404D8">
          <w:t>.</w:t>
        </w:r>
      </w:ins>
    </w:p>
    <w:p w14:paraId="3E579B0E" w14:textId="77777777" w:rsidR="008404D8" w:rsidRDefault="008404D8">
      <w:pPr>
        <w:ind w:firstLine="360"/>
        <w:rPr>
          <w:ins w:id="518" w:author="Andrei-Eugen Birta" w:date="2018-05-14T21:04:00Z"/>
        </w:rPr>
        <w:pPrChange w:id="519" w:author="Andrei-Eugen Birta" w:date="2018-05-14T21:04:00Z">
          <w:pPr>
            <w:pStyle w:val="ListParagraph"/>
            <w:numPr>
              <w:numId w:val="10"/>
            </w:numPr>
            <w:ind w:hanging="360"/>
          </w:pPr>
        </w:pPrChange>
      </w:pPr>
    </w:p>
    <w:p w14:paraId="157724C9" w14:textId="4892AF30" w:rsidR="00334D2B" w:rsidDel="008404D8" w:rsidRDefault="00334D2B">
      <w:pPr>
        <w:pStyle w:val="ListParagraph"/>
        <w:numPr>
          <w:ilvl w:val="0"/>
          <w:numId w:val="10"/>
        </w:numPr>
        <w:rPr>
          <w:del w:id="520" w:author="Andrei-Eugen Birta" w:date="2018-05-14T21:03:00Z"/>
        </w:rPr>
        <w:pPrChange w:id="521" w:author="Andrei-Eugen Birta" w:date="2018-05-14T22:58:00Z">
          <w:pPr/>
        </w:pPrChange>
      </w:pPr>
      <w:del w:id="522" w:author="Andrei-Eugen Birta" w:date="2018-05-14T21:03:00Z">
        <w:r w:rsidDel="008404D8">
          <w:delText>Why did those plane crash?</w:delText>
        </w:r>
      </w:del>
    </w:p>
    <w:p w14:paraId="51B2E6C6" w14:textId="77B2D97B" w:rsidR="00B150C7" w:rsidDel="008404D8" w:rsidRDefault="003854DF">
      <w:pPr>
        <w:pStyle w:val="ListParagraph"/>
        <w:rPr>
          <w:del w:id="523" w:author="Andrei-Eugen Birta" w:date="2018-05-14T21:03:00Z"/>
        </w:rPr>
        <w:pPrChange w:id="524" w:author="Andrei-Eugen Birta" w:date="2018-05-14T22:58:00Z">
          <w:pPr>
            <w:ind w:firstLine="360"/>
          </w:pPr>
        </w:pPrChange>
      </w:pPr>
      <w:commentRangeStart w:id="525"/>
      <w:commentRangeStart w:id="526"/>
      <w:commentRangeStart w:id="527"/>
      <w:del w:id="528" w:author="Andrei-Eugen Birta" w:date="2018-05-14T21:03:00Z">
        <w:r w:rsidDel="008404D8">
          <w:delText xml:space="preserve">Well, the answer to that question is none other than </w:delText>
        </w:r>
        <w:r w:rsidR="00597E0C" w:rsidDel="008404D8">
          <w:delText>wildlife. If there were to be no wildlife to collide with the aircrafts, no crashes would’ve happened.</w:delText>
        </w:r>
        <w:commentRangeEnd w:id="525"/>
        <w:r w:rsidR="00317C9F" w:rsidDel="008404D8">
          <w:rPr>
            <w:rStyle w:val="CommentReference"/>
          </w:rPr>
          <w:commentReference w:id="525"/>
        </w:r>
        <w:commentRangeEnd w:id="526"/>
        <w:r w:rsidR="00C922D4" w:rsidDel="008404D8">
          <w:rPr>
            <w:rStyle w:val="CommentReference"/>
          </w:rPr>
          <w:commentReference w:id="526"/>
        </w:r>
        <w:commentRangeEnd w:id="527"/>
        <w:r w:rsidR="00AF4668" w:rsidDel="008404D8">
          <w:rPr>
            <w:rStyle w:val="CommentReference"/>
          </w:rPr>
          <w:commentReference w:id="527"/>
        </w:r>
      </w:del>
    </w:p>
    <w:p w14:paraId="6E6F5D0B" w14:textId="49179316" w:rsidR="0014752D" w:rsidRDefault="007F382C">
      <w:pPr>
        <w:pStyle w:val="ListParagraph"/>
        <w:pPrChange w:id="529" w:author="Andrei-Eugen Birta" w:date="2018-05-14T22:58:00Z">
          <w:pPr>
            <w:pStyle w:val="ListParagraph"/>
            <w:numPr>
              <w:numId w:val="10"/>
            </w:numPr>
            <w:ind w:hanging="360"/>
          </w:pPr>
        </w:pPrChange>
      </w:pPr>
      <w:ins w:id="530" w:author="Andrei-Eugen Birta" w:date="2018-05-14T22:58:00Z">
        <w:r>
          <w:t>H</w:t>
        </w:r>
      </w:ins>
      <w:del w:id="531" w:author="Andrei-Eugen Birta" w:date="2018-05-14T22:58:00Z">
        <w:r w:rsidR="00F80FC5" w:rsidDel="007F382C">
          <w:delText>But h</w:delText>
        </w:r>
      </w:del>
      <w:r w:rsidR="00F80FC5">
        <w:t xml:space="preserve">ow come, more than 50% of the collisions happen at altitudes bellow 16 meters? </w:t>
      </w:r>
      <w:r w:rsidR="00932755">
        <w:t xml:space="preserve"> </w:t>
      </w:r>
    </w:p>
    <w:p w14:paraId="57FCA51C" w14:textId="790B2A68" w:rsidR="0014752D" w:rsidRDefault="00BD0D94">
      <w:pPr>
        <w:pStyle w:val="ListParagraph"/>
        <w:numPr>
          <w:ilvl w:val="0"/>
          <w:numId w:val="19"/>
        </w:numPr>
        <w:pPrChange w:id="532" w:author="Andrei-Eugen Birta" w:date="2018-05-14T22:58:00Z">
          <w:pPr>
            <w:pStyle w:val="ListParagraph"/>
            <w:numPr>
              <w:numId w:val="10"/>
            </w:numPr>
            <w:ind w:hanging="360"/>
          </w:pPr>
        </w:pPrChange>
      </w:pPr>
      <w:ins w:id="533" w:author="Andrei-Eugen Birta" w:date="2018-05-14T22:59:00Z">
        <w:r>
          <w:t>H</w:t>
        </w:r>
      </w:ins>
      <w:del w:id="534" w:author="Andrei-Eugen Birta" w:date="2018-05-14T22:59:00Z">
        <w:r w:rsidR="00932755" w:rsidDel="00BD0D94">
          <w:delText>And h</w:delText>
        </w:r>
      </w:del>
      <w:r w:rsidR="00932755">
        <w:t>ow come some of the busiest airports and states are not the same as those that have the most crashes?</w:t>
      </w:r>
      <w:r w:rsidR="0014752D">
        <w:t xml:space="preserve"> </w:t>
      </w:r>
    </w:p>
    <w:p w14:paraId="1576EFDB" w14:textId="32A259FE" w:rsidR="00F80FC5" w:rsidRDefault="0014752D">
      <w:pPr>
        <w:pStyle w:val="ListParagraph"/>
        <w:numPr>
          <w:ilvl w:val="0"/>
          <w:numId w:val="18"/>
        </w:numPr>
        <w:pPrChange w:id="535" w:author="Andrei-Eugen Birta" w:date="2018-05-14T21:04:00Z">
          <w:pPr>
            <w:pStyle w:val="ListParagraph"/>
            <w:numPr>
              <w:numId w:val="10"/>
            </w:numPr>
            <w:ind w:hanging="360"/>
          </w:pPr>
        </w:pPrChange>
      </w:pPr>
      <w:r>
        <w:t>Why are some species more likely to hit an aircraft than others?</w:t>
      </w:r>
    </w:p>
    <w:p w14:paraId="5FC6EBB9" w14:textId="10B6D5BD" w:rsidR="00932755" w:rsidRDefault="00932755" w:rsidP="00597E0C">
      <w:pPr>
        <w:ind w:firstLine="360"/>
      </w:pPr>
      <w:r>
        <w:t xml:space="preserve">In order to answer those questions, we needed more information. </w:t>
      </w:r>
    </w:p>
    <w:p w14:paraId="3544B2EF" w14:textId="01F04DD2" w:rsidR="00FA4AE9" w:rsidRDefault="004F5113" w:rsidP="00597E0C">
      <w:pPr>
        <w:ind w:firstLine="360"/>
        <w:rPr>
          <w:ins w:id="536" w:author="Andrei-Eugen Birta" w:date="2018-05-12T14:22:00Z"/>
        </w:rPr>
      </w:pPr>
      <w:r>
        <w:lastRenderedPageBreak/>
        <w:t>According to a book</w:t>
      </w:r>
      <w:ins w:id="537" w:author="Andrei-Eugen Birta" w:date="2018-05-12T14:25:00Z">
        <w:r w:rsidR="00500B82" w:rsidRPr="00500B82">
          <w:t xml:space="preserve"> </w:t>
        </w:r>
        <w:r w:rsidR="00500B82">
          <w:t>written by Kaufman Kenn</w:t>
        </w:r>
      </w:ins>
      <w:r>
        <w:t xml:space="preserve"> (“</w:t>
      </w:r>
      <w:r w:rsidRPr="00932755">
        <w:t>Lives of North American Birds</w:t>
      </w:r>
      <w:r>
        <w:t>”, 1996)</w:t>
      </w:r>
      <w:del w:id="538" w:author="Andrei-Eugen Birta" w:date="2018-05-12T14:25:00Z">
        <w:r w:rsidDel="00500B82">
          <w:delText xml:space="preserve"> written by Kaufman Kenn</w:delText>
        </w:r>
      </w:del>
      <w:r>
        <w:t xml:space="preserve">, Mourning Doves, the bird species which was part of 47% </w:t>
      </w:r>
      <w:del w:id="539" w:author="Andrei-Eugen Birta" w:date="2018-05-12T14:06:00Z">
        <w:r w:rsidDel="00971F79">
          <w:delText>of  all</w:delText>
        </w:r>
      </w:del>
      <w:ins w:id="540" w:author="Andrei-Eugen Birta" w:date="2018-05-12T14:06:00Z">
        <w:r w:rsidR="00971F79">
          <w:t>of all</w:t>
        </w:r>
      </w:ins>
      <w:r>
        <w:t xml:space="preserve"> collisions since the 90’s, like to spend their time at altitudes between 5 feet (1.5meters) and 25 feet (7.6 meters)</w:t>
      </w:r>
      <w:ins w:id="541" w:author="Andrei-Eugen Birta" w:date="2018-05-12T14:06:00Z">
        <w:r w:rsidR="00CD6A2B">
          <w:t>, giving the reason why the Mourning Doves are more likely to crash into a plane, than any other species.</w:t>
        </w:r>
      </w:ins>
      <w:ins w:id="542" w:author="Andrei-Eugen Birta" w:date="2018-05-12T14:20:00Z">
        <w:r w:rsidR="00A556BE">
          <w:t xml:space="preserve"> “Adding salt to the wound</w:t>
        </w:r>
      </w:ins>
      <w:ins w:id="543" w:author="Andrei-Eugen Birta" w:date="2018-05-12T14:21:00Z">
        <w:r w:rsidR="00A556BE">
          <w:t>” next species with the highest collision rate, are diurnal birds, natural predators to the Mourning Dove, be it for their meat, nests or eggs.</w:t>
        </w:r>
      </w:ins>
    </w:p>
    <w:p w14:paraId="36336AB6" w14:textId="5028ECFE" w:rsidR="004F5113" w:rsidRPr="00334D2B" w:rsidRDefault="003D225D">
      <w:pPr>
        <w:ind w:firstLine="360"/>
      </w:pPr>
      <w:ins w:id="544" w:author="Andrei-Eugen Birta" w:date="2018-05-12T14:25:00Z">
        <w:r>
          <w:rPr>
            <w:noProof/>
          </w:rPr>
          <mc:AlternateContent>
            <mc:Choice Requires="wps">
              <w:drawing>
                <wp:anchor distT="0" distB="0" distL="114300" distR="114300" simplePos="0" relativeHeight="251684864" behindDoc="1" locked="0" layoutInCell="1" allowOverlap="1" wp14:anchorId="21D1DE54" wp14:editId="73AD2660">
                  <wp:simplePos x="0" y="0"/>
                  <wp:positionH relativeFrom="column">
                    <wp:posOffset>160020</wp:posOffset>
                  </wp:positionH>
                  <wp:positionV relativeFrom="paragraph">
                    <wp:posOffset>3184525</wp:posOffset>
                  </wp:positionV>
                  <wp:extent cx="4000500" cy="635"/>
                  <wp:effectExtent l="0" t="0" r="0" b="0"/>
                  <wp:wrapTight wrapText="bothSides">
                    <wp:wrapPolygon edited="0">
                      <wp:start x="0" y="0"/>
                      <wp:lineTo x="0" y="20521"/>
                      <wp:lineTo x="21497" y="20521"/>
                      <wp:lineTo x="21497"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7BAF8674" w14:textId="4CE1E0C9" w:rsidR="003414F2" w:rsidRPr="002435B7" w:rsidRDefault="003414F2">
                              <w:pPr>
                                <w:pStyle w:val="Caption"/>
                                <w:rPr>
                                  <w:noProof/>
                                </w:rPr>
                                <w:pPrChange w:id="545" w:author="Andrei-Eugen Birta" w:date="2018-05-12T14:25:00Z">
                                  <w:pPr>
                                    <w:ind w:firstLine="360"/>
                                  </w:pPr>
                                </w:pPrChange>
                              </w:pPr>
                              <w:ins w:id="546" w:author="Andrei-Eugen Birta" w:date="2018-05-12T14:25:00Z">
                                <w:r>
                                  <w:t xml:space="preserve">Figure </w:t>
                                </w:r>
                              </w:ins>
                              <w:ins w:id="547" w:author="Andrei-Eugen Birta" w:date="2018-05-12T14:26:00Z">
                                <w:r>
                                  <w:t>1</w:t>
                                </w:r>
                              </w:ins>
                              <w:ins w:id="548" w:author="Andrei-Eugen Birta" w:date="2018-05-14T13:22:00Z">
                                <w:r>
                                  <w:t>9</w:t>
                                </w:r>
                              </w:ins>
                              <w:ins w:id="549" w:author="Andrei-Eugen Birta" w:date="2018-05-12T14:26:00Z">
                                <w:r>
                                  <w:t xml:space="preserve"> </w:t>
                                </w:r>
                                <w:r w:rsidRPr="00FC1DFE">
                                  <w:t>Breeding distribution and relative abundance of the Mourning Dove in North America based on the federal B</w:t>
                                </w:r>
                                <w:bookmarkStart w:id="550" w:name="_GoBack"/>
                                <w:r w:rsidRPr="00FC1DFE">
                                  <w:t>reeding Bird Survey from 2011 to</w:t>
                                </w:r>
                                <w:bookmarkEnd w:id="550"/>
                                <w:r w:rsidRPr="00FC1DFE">
                                  <w:t xml:space="preserve">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D1DE54" id="Text Box 30" o:spid="_x0000_s1037" type="#_x0000_t202" style="position:absolute;left:0;text-align:left;margin-left:12.6pt;margin-top:250.75pt;width:31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" stroked="f">
                  <v:textbox style="mso-fit-shape-to-text:t" inset="0,0,0,0">
                    <w:txbxContent>
                      <w:p w14:paraId="7BAF8674" w14:textId="4CE1E0C9" w:rsidR="003414F2" w:rsidRPr="002435B7" w:rsidRDefault="003414F2">
                        <w:pPr>
                          <w:pStyle w:val="Caption"/>
                          <w:rPr>
                            <w:noProof/>
                          </w:rPr>
                          <w:pPrChange w:id="551" w:author="Andrei-Eugen Birta" w:date="2018-05-12T14:25:00Z">
                            <w:pPr>
                              <w:ind w:firstLine="360"/>
                            </w:pPr>
                          </w:pPrChange>
                        </w:pPr>
                        <w:ins w:id="552" w:author="Andrei-Eugen Birta" w:date="2018-05-12T14:25:00Z">
                          <w:r>
                            <w:t xml:space="preserve">Figure </w:t>
                          </w:r>
                        </w:ins>
                        <w:ins w:id="553" w:author="Andrei-Eugen Birta" w:date="2018-05-12T14:26:00Z">
                          <w:r>
                            <w:t>1</w:t>
                          </w:r>
                        </w:ins>
                        <w:ins w:id="554" w:author="Andrei-Eugen Birta" w:date="2018-05-14T13:22:00Z">
                          <w:r>
                            <w:t>9</w:t>
                          </w:r>
                        </w:ins>
                        <w:ins w:id="555" w:author="Andrei-Eugen Birta" w:date="2018-05-12T14:26:00Z">
                          <w:r>
                            <w:t xml:space="preserve"> </w:t>
                          </w:r>
                          <w:r w:rsidRPr="00FC1DFE">
                            <w:t>Breeding distribution and relative abundance of the Mourning Dove in North America based on the federal B</w:t>
                          </w:r>
                          <w:bookmarkStart w:id="556" w:name="_GoBack"/>
                          <w:r w:rsidRPr="00FC1DFE">
                            <w:t>reeding Bird Survey from 2011 to</w:t>
                          </w:r>
                          <w:bookmarkEnd w:id="556"/>
                          <w:r w:rsidRPr="00FC1DFE">
                            <w:t xml:space="preserve"> 2015 (Sauer et al. 2017).</w:t>
                          </w:r>
                        </w:ins>
                      </w:p>
                    </w:txbxContent>
                  </v:textbox>
                  <w10:wrap type="tight"/>
                </v:shape>
              </w:pict>
            </mc:Fallback>
          </mc:AlternateContent>
        </w:r>
        <w:r w:rsidR="00FC1DFE">
          <w:rPr>
            <w:noProof/>
          </w:rPr>
          <w:drawing>
            <wp:anchor distT="0" distB="0" distL="114300" distR="114300" simplePos="0" relativeHeight="251682816" behindDoc="1" locked="0" layoutInCell="1" allowOverlap="1" wp14:anchorId="64705D67" wp14:editId="228DE0BD">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557" w:author="Andrei-Eugen Birta" w:date="2018-05-12T14:26:00Z">
        <w:r w:rsidR="00AD272A">
          <w:t>Figure 1</w:t>
        </w:r>
      </w:ins>
      <w:ins w:id="558" w:author="Andrei-Eugen Birta" w:date="2018-05-14T13:22:00Z">
        <w:r w:rsidR="00B6386A">
          <w:t>9</w:t>
        </w:r>
      </w:ins>
      <w:ins w:id="559" w:author="Andrei-Eugen Birta" w:date="2018-05-12T14:26:00Z">
        <w:r w:rsidR="00FC1DFE">
          <w:t xml:space="preserve"> repre</w:t>
        </w:r>
        <w:r w:rsidR="009E17C5">
          <w:t>sents a heat map of Mourning Doves</w:t>
        </w:r>
      </w:ins>
      <w:ins w:id="560" w:author="Andrei-Eugen Birta" w:date="2018-05-12T14:35:00Z">
        <w:r w:rsidR="008A0859">
          <w:t xml:space="preserve"> estimated</w:t>
        </w:r>
      </w:ins>
      <w:ins w:id="561" w:author="Andrei-Eugen Birta" w:date="2018-05-12T14:26:00Z">
        <w:r w:rsidR="009E17C5">
          <w:t xml:space="preserve"> population, over the USA territory.</w:t>
        </w:r>
      </w:ins>
      <w:ins w:id="562" w:author="Andrei-Eugen Birta" w:date="2018-05-12T14:28:00Z">
        <w:r w:rsidR="009E17C5">
          <w:t xml:space="preserve"> C</w:t>
        </w:r>
        <w:r w:rsidR="00B6386A">
          <w:t>omparing this one with Figure 1</w:t>
        </w:r>
      </w:ins>
      <w:ins w:id="563" w:author="Andrei-Eugen Birta" w:date="2018-05-14T13:22:00Z">
        <w:r w:rsidR="00B6386A">
          <w:t>3</w:t>
        </w:r>
      </w:ins>
      <w:ins w:id="564" w:author="Andrei-Eugen Birta" w:date="2018-05-12T14:28:00Z">
        <w:r w:rsidR="009E17C5">
          <w:t>, we can see a clear resemblance between the two, showing part of the reason why some of the states have more collisions with Mourning Doves, than others.</w:t>
        </w:r>
      </w:ins>
      <w:ins w:id="565" w:author="Andrei-Eugen Birta" w:date="2018-05-12T14:30:00Z">
        <w:r w:rsidR="00697CBE">
          <w:t xml:space="preserve"> And although not all of the collisions are with Mourning Doves, next species that are likely to </w:t>
        </w:r>
      </w:ins>
      <w:ins w:id="566" w:author="Andrei-Eugen Birta" w:date="2018-05-12T14:31:00Z">
        <w:r w:rsidR="00697CBE">
          <w:t>be part of a collision are natural predators to the Mourning Doves, and where there’re Doves, there’re predators as well, further increasing the risk that a plane will crash into a bird.</w:t>
        </w:r>
      </w:ins>
      <w:del w:id="567" w:author="Andrei-Eugen Birta" w:date="2018-05-12T14:06:00Z">
        <w:r w:rsidR="004F5113" w:rsidDel="00CD6A2B">
          <w:delText>.</w:delText>
        </w:r>
        <w:r w:rsidR="002B37F4" w:rsidDel="00CD6A2B">
          <w:delText xml:space="preserve"> </w:delText>
        </w:r>
      </w:del>
    </w:p>
    <w:p w14:paraId="616B66DA" w14:textId="7D6224CC" w:rsidR="005C1F38" w:rsidRPr="005C1F38" w:rsidRDefault="00175327">
      <w:pPr>
        <w:pStyle w:val="Heading2"/>
        <w:numPr>
          <w:ilvl w:val="0"/>
          <w:numId w:val="5"/>
        </w:numPr>
        <w:rPr>
          <w:ins w:id="568" w:author="Andrei-Eugen Birta" w:date="2018-05-14T21:29:00Z"/>
          <w:rPrChange w:id="569" w:author="Andrei-Eugen Birta" w:date="2018-05-14T21:29:00Z">
            <w:rPr>
              <w:ins w:id="570" w:author="Andrei-Eugen Birta" w:date="2018-05-14T21:29:00Z"/>
            </w:rPr>
          </w:rPrChange>
        </w:rPr>
        <w:pPrChange w:id="571" w:author="Andrei-Eugen Birta" w:date="2018-05-14T21:29:00Z">
          <w:pPr/>
        </w:pPrChange>
      </w:pPr>
      <w:bookmarkStart w:id="572" w:name="_Toc513995890"/>
      <w:bookmarkStart w:id="573" w:name="_Toc514099951"/>
      <w:r w:rsidRPr="00B15178">
        <w:rPr>
          <w:rFonts w:ascii="Arial" w:hAnsi="Arial" w:cs="Arial"/>
          <w:sz w:val="24"/>
          <w:szCs w:val="24"/>
        </w:rPr>
        <w:t>Predictive Analysis</w:t>
      </w:r>
      <w:bookmarkEnd w:id="572"/>
      <w:bookmarkEnd w:id="573"/>
    </w:p>
    <w:p w14:paraId="5626D781" w14:textId="7055A550" w:rsidR="005C1F38" w:rsidRPr="005C1F38" w:rsidRDefault="005C1F38">
      <w:pPr>
        <w:ind w:firstLine="360"/>
        <w:rPr>
          <w:rPrChange w:id="574" w:author="Andrei-Eugen Birta" w:date="2018-05-14T21:29:00Z">
            <w:rPr>
              <w:rFonts w:ascii="Arial" w:hAnsi="Arial" w:cs="Arial"/>
              <w:sz w:val="24"/>
              <w:szCs w:val="24"/>
            </w:rPr>
          </w:rPrChange>
        </w:rPr>
        <w:pPrChange w:id="575" w:author="Andrei-Eugen Birta" w:date="2018-05-14T21:29:00Z">
          <w:pPr>
            <w:pStyle w:val="Heading2"/>
            <w:numPr>
              <w:numId w:val="5"/>
            </w:numPr>
            <w:ind w:left="720" w:hanging="360"/>
          </w:pPr>
        </w:pPrChange>
      </w:pPr>
      <w:ins w:id="576" w:author="Andrei-Eugen Birta" w:date="2018-05-14T21:29:00Z">
        <w:r>
          <w:t>Predictive analysis encompasses a variety of statistical techniques, but we chose to use machine learning to analyze current and historical facts, which would allow us to make predictions about future or otherwise unknown events.</w:t>
        </w:r>
      </w:ins>
    </w:p>
    <w:p w14:paraId="2206A563" w14:textId="64C57C94" w:rsidR="00752B98" w:rsidDel="005C1F38" w:rsidRDefault="00334D2B">
      <w:pPr>
        <w:rPr>
          <w:del w:id="577" w:author="Andrei-Eugen Birta" w:date="2018-05-14T21:29:00Z"/>
        </w:rPr>
      </w:pPr>
      <w:r>
        <w:t>Will it happen again?</w:t>
      </w:r>
    </w:p>
    <w:p w14:paraId="372E89AD" w14:textId="1E2ADD50" w:rsidR="00752B98" w:rsidRDefault="00752B98">
      <w:pPr>
        <w:rPr>
          <w:ins w:id="578" w:author="Andrei-Eugen Birta" w:date="2018-05-12T13:33:00Z"/>
        </w:rPr>
        <w:pPrChange w:id="579" w:author="Andrei-Eugen Birta" w:date="2018-05-14T21:29:00Z">
          <w:pPr>
            <w:ind w:firstLine="720"/>
          </w:pPr>
        </w:pPrChange>
      </w:pPr>
      <w:del w:id="580" w:author="Andrei-Eugen Birta" w:date="2018-05-14T21:29:00Z">
        <w:r w:rsidDel="005C1F38">
          <w:delText>Predictive analysis encompasses a variety of statistical techniques, but we chose to use machine learning to analyze current and historical facts, which would allow us to make predictions about future or otherwise unknown events.</w:delText>
        </w:r>
      </w:del>
      <w:r>
        <w:t xml:space="preserve"> </w:t>
      </w:r>
    </w:p>
    <w:p w14:paraId="3357C63C" w14:textId="297E299A" w:rsidR="00C84137" w:rsidRDefault="00C84137" w:rsidP="00752B98">
      <w:pPr>
        <w:ind w:firstLine="720"/>
      </w:pPr>
      <w:ins w:id="581" w:author="Andrei-Eugen Birta" w:date="2018-05-12T13:33:00Z">
        <w:r>
          <w:t>In order to predict whether a flight will be part of a collision accident, we used a 2</w:t>
        </w:r>
        <w:r w:rsidRPr="00C84137">
          <w:rPr>
            <w:vertAlign w:val="superscript"/>
            <w:rPrChange w:id="582" w:author="Andrei-Eugen Birta" w:date="2018-05-12T13:34:00Z">
              <w:rPr/>
            </w:rPrChange>
          </w:rPr>
          <w:t>nd</w:t>
        </w:r>
        <w:r>
          <w:t xml:space="preserve"> </w:t>
        </w:r>
      </w:ins>
      <w:ins w:id="583" w:author="Andrei-Eugen Birta" w:date="2018-05-12T13:34:00Z">
        <w:r>
          <w:t xml:space="preserve">dataset which contained all flights in 2015, dataset which had ~6 million entries of </w:t>
        </w:r>
      </w:ins>
      <w:ins w:id="584" w:author="Andrei-Eugen Birta" w:date="2018-05-12T13:35:00Z">
        <w:r>
          <w:t>flights</w:t>
        </w:r>
      </w:ins>
      <w:ins w:id="585" w:author="Andrei-Eugen Birta" w:date="2018-05-12T13:34:00Z">
        <w:r>
          <w:t xml:space="preserve"> on USA grounds.</w:t>
        </w:r>
      </w:ins>
      <w:ins w:id="586" w:author="Andrei-Eugen Birta" w:date="2018-05-12T13:35:00Z">
        <w:r w:rsidR="00655EA0">
          <w:t xml:space="preserve"> After cleaning the dataset and identifying which of those</w:t>
        </w:r>
      </w:ins>
      <w:ins w:id="587" w:author="Andrei-Eugen Birta" w:date="2018-05-12T13:36:00Z">
        <w:r w:rsidR="00655EA0">
          <w:t xml:space="preserve"> flights</w:t>
        </w:r>
      </w:ins>
      <w:ins w:id="588" w:author="Andrei-Eugen Birta" w:date="2018-05-12T13:35:00Z">
        <w:r w:rsidR="00655EA0">
          <w:t xml:space="preserve"> were crashes (using the initial dataset, which contained only crashed fli</w:t>
        </w:r>
        <w:r w:rsidR="009C7660">
          <w:t xml:space="preserve">ghts), we </w:t>
        </w:r>
      </w:ins>
      <w:ins w:id="589" w:author="Andrei-Eugen Birta" w:date="2018-05-12T13:37:00Z">
        <w:r w:rsidR="009C7660">
          <w:t>proceeded</w:t>
        </w:r>
      </w:ins>
      <w:ins w:id="590" w:author="Andrei-Eugen Birta" w:date="2018-05-12T13:35:00Z">
        <w:r w:rsidR="009C7660">
          <w:t xml:space="preserve"> with the predictive analysis.</w:t>
        </w:r>
      </w:ins>
    </w:p>
    <w:p w14:paraId="127055D0" w14:textId="45513585" w:rsidR="008A21B1" w:rsidRDefault="00752B98" w:rsidP="00752B98">
      <w:pPr>
        <w:ind w:firstLine="360"/>
        <w:rPr>
          <w:ins w:id="591" w:author="Andrei-Eugen Birta" w:date="2018-05-12T13:18:00Z"/>
        </w:rPr>
      </w:pPr>
      <w:r>
        <w:lastRenderedPageBreak/>
        <w:t>Our choice regarding this project was between supervised and unsupervised learning, since this project</w:t>
      </w:r>
      <w:ins w:id="592" w:author="Andrei-Eugen Birta" w:date="2018-05-12T13:17:00Z">
        <w:r>
          <w:t xml:space="preserve"> was partly made</w:t>
        </w:r>
      </w:ins>
      <w:del w:id="593" w:author="Andrei-Eugen Birta" w:date="2018-05-12T13:18:00Z">
        <w:r w:rsidDel="00752B98">
          <w:delText xml:space="preserve"> is made</w:delText>
        </w:r>
      </w:del>
      <w:r>
        <w:t xml:space="preserve"> for learning purpose</w:t>
      </w:r>
      <w:ins w:id="594" w:author="Andrei-Eugen Birta" w:date="2018-05-12T13:37:00Z">
        <w:r w:rsidR="00E734F3">
          <w:t>s,</w:t>
        </w:r>
      </w:ins>
      <w:r>
        <w:t xml:space="preserve"> we chose to implement both, to see what each of them </w:t>
      </w:r>
      <w:del w:id="595" w:author="Andrei-Eugen Birta" w:date="2018-05-12T13:18:00Z">
        <w:r w:rsidDel="0037273E">
          <w:delText xml:space="preserve">are </w:delText>
        </w:r>
      </w:del>
      <w:ins w:id="596" w:author="Andrei-Eugen Birta" w:date="2018-05-12T13:18:00Z">
        <w:r w:rsidR="0037273E">
          <w:t xml:space="preserve">is </w:t>
        </w:r>
      </w:ins>
      <w:r>
        <w:t>good at</w:t>
      </w:r>
      <w:ins w:id="597" w:author="Andrei-Eugen Birta" w:date="2018-05-12T13:18:00Z">
        <w:r w:rsidR="000A1300">
          <w:t>.</w:t>
        </w:r>
      </w:ins>
    </w:p>
    <w:p w14:paraId="78D783DE" w14:textId="77777777" w:rsidR="008A21B1" w:rsidRDefault="008A21B1">
      <w:pPr>
        <w:pStyle w:val="Heading3"/>
        <w:rPr>
          <w:ins w:id="598" w:author="Andrei-Eugen Birta" w:date="2018-05-12T13:18:00Z"/>
        </w:rPr>
        <w:pPrChange w:id="599" w:author="Andrei-Eugen Birta" w:date="2018-05-12T13:18:00Z">
          <w:pPr>
            <w:ind w:firstLine="360"/>
          </w:pPr>
        </w:pPrChange>
      </w:pPr>
      <w:bookmarkStart w:id="600" w:name="_Toc513995891"/>
      <w:bookmarkStart w:id="601" w:name="_Toc514099952"/>
      <w:ins w:id="602" w:author="Andrei-Eugen Birta" w:date="2018-05-12T13:18:00Z">
        <w:r>
          <w:t>e.1. Supervised Learning</w:t>
        </w:r>
        <w:bookmarkEnd w:id="600"/>
        <w:bookmarkEnd w:id="601"/>
      </w:ins>
    </w:p>
    <w:p w14:paraId="44599A68" w14:textId="6745AAFB" w:rsidR="001454C7" w:rsidRDefault="008A21B1">
      <w:pPr>
        <w:ind w:firstLine="360"/>
        <w:rPr>
          <w:ins w:id="603" w:author="Andrei-Eugen Birta" w:date="2018-05-12T13:43:00Z"/>
        </w:rPr>
      </w:pPr>
      <w:ins w:id="604" w:author="Andrei-Eugen Birta" w:date="2018-05-12T13:20:00Z">
        <w:r w:rsidRPr="008A21B1">
          <w:t>Supervised learning</w:t>
        </w:r>
      </w:ins>
      <w:ins w:id="605" w:author="Andrei-Eugen Birta" w:date="2018-05-14T18:25:00Z">
        <w:r w:rsidR="00CE0C04">
          <w:t>,</w:t>
        </w:r>
      </w:ins>
      <w:ins w:id="606" w:author="Andrei-Eugen Birta" w:date="2018-05-12T13:20:00Z">
        <w:r w:rsidRPr="008A21B1">
          <w:t xml:space="preserve"> maps an input to an output based on example input-output pairs. It uses labeled data consisting of features (X- input object) an</w:t>
        </w:r>
        <w:r w:rsidR="00DD3F3D">
          <w:t>d labels (y- a desired output).</w:t>
        </w:r>
      </w:ins>
      <w:ins w:id="607" w:author="Andrei-Eugen Birta" w:date="2018-05-14T18:25:00Z">
        <w:r w:rsidR="00DD3F3D">
          <w:t xml:space="preserve"> Using this method, we managed to create a model that is capable of predicting</w:t>
        </w:r>
      </w:ins>
      <w:ins w:id="608" w:author="Andrei-Eugen Birta" w:date="2018-05-14T18:26:00Z">
        <w:r w:rsidR="00DD3F3D">
          <w:t>, whether a flight will partake in a wildlife collision or not, with a quite astonishing accuracy.</w:t>
        </w:r>
      </w:ins>
    </w:p>
    <w:p w14:paraId="4FA13D2F" w14:textId="2B578C17" w:rsidR="006B7730" w:rsidRDefault="006B7730">
      <w:pPr>
        <w:pStyle w:val="Heading4"/>
        <w:rPr>
          <w:ins w:id="609" w:author="Andrei-Eugen Birta" w:date="2018-05-12T13:21:00Z"/>
        </w:rPr>
        <w:pPrChange w:id="610" w:author="Andrei-Eugen Birta" w:date="2018-05-12T13:43:00Z">
          <w:pPr>
            <w:ind w:firstLine="360"/>
          </w:pPr>
        </w:pPrChange>
      </w:pPr>
      <w:bookmarkStart w:id="611" w:name="_Toc514099953"/>
      <w:ins w:id="612" w:author="Andrei-Eugen Birta" w:date="2018-05-12T13:43:00Z">
        <w:r>
          <w:t xml:space="preserve">e.1.1. </w:t>
        </w:r>
      </w:ins>
      <w:ins w:id="613" w:author="Andrei-Eugen Birta" w:date="2018-05-12T13:44:00Z">
        <w:r w:rsidR="004F0064">
          <w:t>Chosen</w:t>
        </w:r>
      </w:ins>
      <w:ins w:id="614" w:author="Andrei-Eugen Birta" w:date="2018-05-12T13:43:00Z">
        <w:r>
          <w:t xml:space="preserve"> </w:t>
        </w:r>
      </w:ins>
      <w:ins w:id="615" w:author="Andrei-Eugen Birta" w:date="2018-05-12T13:44:00Z">
        <w:r w:rsidR="004F0064">
          <w:t>technique</w:t>
        </w:r>
      </w:ins>
      <w:bookmarkEnd w:id="611"/>
    </w:p>
    <w:p w14:paraId="614E126E" w14:textId="696BE382" w:rsidR="00AA669C" w:rsidRDefault="001454C7">
      <w:pPr>
        <w:ind w:firstLine="360"/>
        <w:rPr>
          <w:ins w:id="616" w:author="Andrei-Eugen Birta" w:date="2018-05-14T18:21:00Z"/>
        </w:rPr>
      </w:pPr>
      <w:ins w:id="617" w:author="Andrei-Eugen Birta" w:date="2018-05-12T13:21:00Z">
        <w:r>
          <w:t xml:space="preserve">There are multiple </w:t>
        </w:r>
      </w:ins>
      <w:ins w:id="618" w:author="Andrei-Eugen Birta" w:date="2018-05-12T13:22:00Z">
        <w:r>
          <w:t xml:space="preserve">ways of doing Supervised Learning, and out of all of those, </w:t>
        </w:r>
        <w:r w:rsidR="00EE4598">
          <w:t>w</w:t>
        </w:r>
        <w:r w:rsidRPr="001454C7">
          <w:t>e decided to use decision tree,</w:t>
        </w:r>
      </w:ins>
      <w:ins w:id="619" w:author="Andrei-Eugen Birta" w:date="2018-05-12T13:37:00Z">
        <w:r w:rsidR="00316B3D">
          <w:t xml:space="preserve"> since it came out as best among the other techniques which we considered.</w:t>
        </w:r>
      </w:ins>
    </w:p>
    <w:p w14:paraId="6B03EE15" w14:textId="1F939F5D" w:rsidR="00A106DD" w:rsidRDefault="00A106DD">
      <w:pPr>
        <w:ind w:firstLine="360"/>
        <w:rPr>
          <w:ins w:id="620" w:author="Andrei-Eugen Birta" w:date="2018-05-12T13:40:00Z"/>
        </w:rPr>
      </w:pPr>
      <w:ins w:id="621" w:author="Andrei-Eugen Birta" w:date="2018-05-14T18:21:00Z">
        <w:r>
          <w:t>Other techniques which we considered are:</w:t>
        </w:r>
      </w:ins>
    </w:p>
    <w:p w14:paraId="58E86C24" w14:textId="7242FED7" w:rsidR="00126BAB" w:rsidRDefault="00C84137">
      <w:pPr>
        <w:pStyle w:val="ListParagraph"/>
        <w:numPr>
          <w:ilvl w:val="0"/>
          <w:numId w:val="17"/>
        </w:numPr>
        <w:rPr>
          <w:ins w:id="622" w:author="Andrei-Eugen Birta" w:date="2018-05-12T13:40:00Z"/>
        </w:rPr>
        <w:pPrChange w:id="623" w:author="Andrei-Eugen Birta" w:date="2018-05-14T18:21:00Z">
          <w:pPr>
            <w:ind w:firstLine="360"/>
          </w:pPr>
        </w:pPrChange>
      </w:pPr>
      <w:ins w:id="624" w:author="Andrei-Eugen Birta" w:date="2018-05-12T13:30:00Z">
        <w:r>
          <w:t>Naïve Bayes</w:t>
        </w:r>
      </w:ins>
      <w:ins w:id="625" w:author="Andrei-Eugen Birta" w:date="2018-05-12T13:38:00Z">
        <w:r w:rsidR="00316B3D">
          <w:t xml:space="preserve"> was one of the candidates for this part</w:t>
        </w:r>
      </w:ins>
      <w:ins w:id="626" w:author="Andrei-Eugen Birta" w:date="2018-05-12T13:31:00Z">
        <w:r>
          <w:t>,</w:t>
        </w:r>
      </w:ins>
      <w:ins w:id="627" w:author="Andrei-Eugen Birta" w:date="2018-05-12T13:38:00Z">
        <w:r w:rsidR="00316B3D">
          <w:t xml:space="preserve"> but because it</w:t>
        </w:r>
      </w:ins>
      <w:ins w:id="628" w:author="Andrei-Eugen Birta" w:date="2018-05-12T13:31:00Z">
        <w:r>
          <w:t xml:space="preserve"> is biased towards common results, and since the chance of a plane </w:t>
        </w:r>
      </w:ins>
      <w:ins w:id="629" w:author="Andrei-Eugen Birta" w:date="2018-05-12T13:38:00Z">
        <w:r w:rsidR="00316B3D">
          <w:t>partaking</w:t>
        </w:r>
      </w:ins>
      <w:ins w:id="630" w:author="Andrei-Eugen Birta" w:date="2018-05-12T13:31:00Z">
        <w:r>
          <w:t xml:space="preserve"> into a collision with</w:t>
        </w:r>
        <w:r w:rsidR="00AA669C">
          <w:t xml:space="preserve"> wildlife is very small, we considered </w:t>
        </w:r>
      </w:ins>
      <w:ins w:id="631" w:author="Andrei-Eugen Birta" w:date="2018-05-12T13:39:00Z">
        <w:r w:rsidR="00AA669C">
          <w:t>that</w:t>
        </w:r>
      </w:ins>
      <w:ins w:id="632" w:author="Andrei-Eugen Birta" w:date="2018-05-12T13:31:00Z">
        <w:r w:rsidR="00AA669C">
          <w:t xml:space="preserve"> </w:t>
        </w:r>
      </w:ins>
      <w:ins w:id="633" w:author="Andrei-Eugen Birta" w:date="2018-05-12T13:39:00Z">
        <w:r w:rsidR="00AA669C">
          <w:t>the prediction accuracy would take a huge hit, were we to use this technique.</w:t>
        </w:r>
      </w:ins>
    </w:p>
    <w:p w14:paraId="46E50EB2" w14:textId="58A61B02" w:rsidR="00AA669C" w:rsidRDefault="00AA669C">
      <w:pPr>
        <w:pStyle w:val="ListParagraph"/>
        <w:numPr>
          <w:ilvl w:val="0"/>
          <w:numId w:val="17"/>
        </w:numPr>
        <w:rPr>
          <w:ins w:id="634" w:author="Andrei-Eugen Birta" w:date="2018-05-12T13:44:00Z"/>
        </w:rPr>
        <w:pPrChange w:id="635" w:author="Andrei-Eugen Birta" w:date="2018-05-14T18:21:00Z">
          <w:pPr>
            <w:ind w:firstLine="360"/>
          </w:pPr>
        </w:pPrChange>
      </w:pPr>
      <w:ins w:id="636"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637" w:author="Andrei-Eugen Birta" w:date="2018-05-12T13:41:00Z">
        <w:r>
          <w:t xml:space="preserve"> and because we wanted a concrete answer (whether the flight will crash into wildlife or not) as opposed to “There is 60% chance the flight will crash”</w:t>
        </w:r>
      </w:ins>
      <w:ins w:id="638" w:author="Andrei-Eugen Birta" w:date="2018-05-12T13:42:00Z">
        <w:r>
          <w:t>, we decided not to implement this one.</w:t>
        </w:r>
      </w:ins>
    </w:p>
    <w:p w14:paraId="7766EE98" w14:textId="39607610" w:rsidR="004F0064" w:rsidRDefault="004F0064">
      <w:pPr>
        <w:pStyle w:val="Heading4"/>
        <w:rPr>
          <w:ins w:id="639" w:author="Andrei-Eugen Birta" w:date="2018-05-12T13:23:00Z"/>
        </w:rPr>
        <w:pPrChange w:id="640" w:author="Andrei-Eugen Birta" w:date="2018-05-12T13:44:00Z">
          <w:pPr>
            <w:ind w:firstLine="360"/>
          </w:pPr>
        </w:pPrChange>
      </w:pPr>
      <w:bookmarkStart w:id="641" w:name="_Toc514099954"/>
      <w:ins w:id="642" w:author="Andrei-Eugen Birta" w:date="2018-05-12T13:44:00Z">
        <w:r>
          <w:t>e.1.2. Technique implementation</w:t>
        </w:r>
      </w:ins>
      <w:bookmarkEnd w:id="641"/>
    </w:p>
    <w:p w14:paraId="23698601" w14:textId="2560CC70" w:rsidR="00126BAB" w:rsidRDefault="00071E8C">
      <w:pPr>
        <w:ind w:firstLine="360"/>
        <w:rPr>
          <w:ins w:id="643" w:author="Andrei-Eugen Birta" w:date="2018-05-12T13:24:00Z"/>
        </w:rPr>
      </w:pPr>
      <w:commentRangeStart w:id="644"/>
      <w:commentRangeStart w:id="645"/>
      <w:ins w:id="646" w:author="Andrei-Eugen Birta" w:date="2018-05-12T13:25:00Z">
        <w:r w:rsidRPr="00071E8C">
          <w:t xml:space="preserve">As shown </w:t>
        </w:r>
        <w:r w:rsidR="00B6386A">
          <w:t xml:space="preserve">in Figure </w:t>
        </w:r>
      </w:ins>
      <w:ins w:id="647" w:author="Andrei-Eugen Birta" w:date="2018-05-14T13:23:00Z">
        <w:r w:rsidR="00B6386A">
          <w:t>20</w:t>
        </w:r>
      </w:ins>
      <w:ins w:id="648" w:author="Andrei-Eugen Birta" w:date="2018-05-12T13:25:00Z">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649" w:author="Andrei-Eugen Birta" w:date="2018-05-12T13:26:00Z">
        <w:r w:rsidR="00961B18">
          <w:t>T</w:t>
        </w:r>
      </w:ins>
      <w:ins w:id="650" w:author="Andrei-Eugen Birta" w:date="2018-05-12T13:25:00Z">
        <w:r w:rsidRPr="00071E8C">
          <w:t>hen separate</w:t>
        </w:r>
      </w:ins>
      <w:ins w:id="651" w:author="Andrei-Eugen Birta" w:date="2018-05-12T13:26:00Z">
        <w:r w:rsidR="00961B18">
          <w:t>d the</w:t>
        </w:r>
      </w:ins>
      <w:ins w:id="652" w:author="Andrei-Eugen Birta" w:date="2018-05-12T13:25:00Z">
        <w:r w:rsidRPr="00071E8C">
          <w:t xml:space="preserve"> data frame into features and labels. </w:t>
        </w:r>
      </w:ins>
      <w:ins w:id="653" w:author="Andrei-Eugen Birta" w:date="2018-05-12T13:26:00Z">
        <w:r w:rsidR="00967144">
          <w:t>After that, using</w:t>
        </w:r>
      </w:ins>
      <w:ins w:id="654" w:author="Andrei-Eugen Birta" w:date="2018-05-12T13:25:00Z">
        <w:r w:rsidRPr="00071E8C">
          <w:t xml:space="preserve"> </w:t>
        </w:r>
      </w:ins>
      <w:ins w:id="655" w:author="Andrei-Eugen Birta" w:date="2018-05-12T13:26:00Z">
        <w:r w:rsidR="00967144">
          <w:t>“</w:t>
        </w:r>
      </w:ins>
      <w:ins w:id="656" w:author="Andrei-Eugen Birta" w:date="2018-05-12T13:25:00Z">
        <w:r w:rsidRPr="00071E8C">
          <w:t>cross_vaidation</w:t>
        </w:r>
      </w:ins>
      <w:ins w:id="657" w:author="Andrei-Eugen Birta" w:date="2018-05-12T13:26:00Z">
        <w:r w:rsidR="00967144">
          <w:t>”</w:t>
        </w:r>
      </w:ins>
      <w:ins w:id="658" w:author="Andrei-Eugen Birta" w:date="2018-05-12T13:25:00Z">
        <w:r w:rsidRPr="00071E8C">
          <w:t xml:space="preserve"> </w:t>
        </w:r>
      </w:ins>
      <w:ins w:id="659" w:author="Andrei-Eugen Birta" w:date="2018-05-12T13:26:00Z">
        <w:r w:rsidR="00967144">
          <w:t>we</w:t>
        </w:r>
      </w:ins>
      <w:ins w:id="660" w:author="Andrei-Eugen Birta" w:date="2018-05-12T13:25:00Z">
        <w:r w:rsidR="00967144">
          <w:t xml:space="preserve"> split the data</w:t>
        </w:r>
      </w:ins>
      <w:ins w:id="661" w:author="Andrei-Eugen Birta" w:date="2018-05-12T13:26:00Z">
        <w:r w:rsidR="00967144">
          <w:t xml:space="preserve"> into two parts</w:t>
        </w:r>
      </w:ins>
      <w:ins w:id="662" w:author="Andrei-Eugen Birta" w:date="2018-05-12T13:25:00Z">
        <w:r w:rsidRPr="00071E8C">
          <w:t xml:space="preserve"> (70% </w:t>
        </w:r>
      </w:ins>
      <w:ins w:id="663" w:author="Andrei-Eugen Birta" w:date="2018-05-12T13:27:00Z">
        <w:r w:rsidR="00967144">
          <w:t xml:space="preserve"> for </w:t>
        </w:r>
      </w:ins>
      <w:ins w:id="664" w:author="Andrei-Eugen Birta" w:date="2018-05-12T13:25:00Z">
        <w:r w:rsidR="00967144">
          <w:t xml:space="preserve">training and </w:t>
        </w:r>
        <w:r w:rsidRPr="00071E8C">
          <w:t xml:space="preserve">30% </w:t>
        </w:r>
      </w:ins>
      <w:ins w:id="665" w:author="Andrei-Eugen Birta" w:date="2018-05-12T13:27:00Z">
        <w:r w:rsidR="00967144">
          <w:t xml:space="preserve">for </w:t>
        </w:r>
      </w:ins>
      <w:ins w:id="666" w:author="Andrei-Eugen Birta" w:date="2018-05-12T13:25:00Z">
        <w:r w:rsidRPr="00071E8C">
          <w:t xml:space="preserve">testing). After this we trained the algorithm and then tested the results receiving the score of 99,53% accuracy. </w:t>
        </w:r>
      </w:ins>
      <w:commentRangeEnd w:id="644"/>
      <w:r w:rsidR="00312239">
        <w:rPr>
          <w:rStyle w:val="CommentReference"/>
        </w:rPr>
        <w:commentReference w:id="644"/>
      </w:r>
      <w:commentRangeEnd w:id="645"/>
      <w:r w:rsidR="007F5D63">
        <w:rPr>
          <w:rStyle w:val="CommentReference"/>
        </w:rPr>
        <w:commentReference w:id="645"/>
      </w:r>
    </w:p>
    <w:p w14:paraId="6551CEE6" w14:textId="77777777" w:rsidR="00126BAB" w:rsidRDefault="00126BAB">
      <w:pPr>
        <w:keepNext/>
        <w:ind w:firstLine="360"/>
        <w:rPr>
          <w:ins w:id="667" w:author="Andrei-Eugen Birta" w:date="2018-05-12T13:24:00Z"/>
        </w:rPr>
        <w:pPrChange w:id="668" w:author="Andrei-Eugen Birta" w:date="2018-05-12T13:24:00Z">
          <w:pPr>
            <w:ind w:firstLine="360"/>
          </w:pPr>
        </w:pPrChange>
      </w:pPr>
      <w:ins w:id="669" w:author="Andrei-Eugen Birta" w:date="2018-05-12T13:24:00Z">
        <w:r>
          <w:rPr>
            <w:noProof/>
          </w:rPr>
          <w:lastRenderedPageBreak/>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5"/>
                      <a:stretch>
                        <a:fillRect/>
                      </a:stretch>
                    </pic:blipFill>
                    <pic:spPr>
                      <a:xfrm>
                        <a:off x="0" y="0"/>
                        <a:ext cx="5731510" cy="2247900"/>
                      </a:xfrm>
                      <a:prstGeom prst="rect">
                        <a:avLst/>
                      </a:prstGeom>
                    </pic:spPr>
                  </pic:pic>
                </a:graphicData>
              </a:graphic>
            </wp:inline>
          </w:drawing>
        </w:r>
      </w:ins>
    </w:p>
    <w:p w14:paraId="44880C70" w14:textId="07D623C0" w:rsidR="009564AA" w:rsidRDefault="00B6386A">
      <w:pPr>
        <w:pStyle w:val="Caption"/>
        <w:rPr>
          <w:ins w:id="670" w:author="Andrei-Eugen Birta" w:date="2018-05-12T13:24:00Z"/>
        </w:rPr>
        <w:pPrChange w:id="671" w:author="Andrei-Eugen Birta" w:date="2018-05-12T13:24:00Z">
          <w:pPr>
            <w:ind w:firstLine="360"/>
          </w:pPr>
        </w:pPrChange>
      </w:pPr>
      <w:ins w:id="672" w:author="Andrei-Eugen Birta" w:date="2018-05-12T13:24:00Z">
        <w:r>
          <w:t xml:space="preserve">Figure </w:t>
        </w:r>
      </w:ins>
      <w:ins w:id="673" w:author="Andrei-Eugen Birta" w:date="2018-05-14T13:22:00Z">
        <w:r>
          <w:t>20</w:t>
        </w:r>
      </w:ins>
    </w:p>
    <w:p w14:paraId="49CED7FD" w14:textId="77777777" w:rsidR="00F2172D" w:rsidRDefault="00F2172D">
      <w:pPr>
        <w:pStyle w:val="Heading3"/>
        <w:rPr>
          <w:ins w:id="674" w:author="Andrei-Eugen Birta" w:date="2018-05-12T13:45:00Z"/>
        </w:rPr>
        <w:pPrChange w:id="675" w:author="Andrei-Eugen Birta" w:date="2018-05-12T13:45:00Z">
          <w:pPr>
            <w:ind w:firstLine="360"/>
          </w:pPr>
        </w:pPrChange>
      </w:pPr>
      <w:bookmarkStart w:id="676" w:name="_Toc513995892"/>
      <w:bookmarkStart w:id="677" w:name="_Toc514099955"/>
      <w:ins w:id="678" w:author="Andrei-Eugen Birta" w:date="2018-05-12T13:45:00Z">
        <w:r>
          <w:t xml:space="preserve">e.2. Unsupervised </w:t>
        </w:r>
        <w:commentRangeStart w:id="679"/>
        <w:commentRangeStart w:id="680"/>
        <w:commentRangeStart w:id="681"/>
        <w:r>
          <w:t>Learning</w:t>
        </w:r>
      </w:ins>
      <w:bookmarkEnd w:id="676"/>
      <w:commentRangeEnd w:id="679"/>
      <w:ins w:id="682" w:author="Andrei-Eugen Birta" w:date="2018-05-14T18:26:00Z">
        <w:r w:rsidR="00D1490F">
          <w:rPr>
            <w:rStyle w:val="CommentReference"/>
            <w:rFonts w:ascii="Arial" w:eastAsiaTheme="minorHAnsi" w:hAnsi="Arial" w:cs="Arial"/>
            <w:color w:val="auto"/>
          </w:rPr>
          <w:commentReference w:id="679"/>
        </w:r>
      </w:ins>
      <w:commentRangeEnd w:id="680"/>
      <w:r w:rsidR="00312239">
        <w:rPr>
          <w:rStyle w:val="CommentReference"/>
          <w:rFonts w:ascii="Arial" w:eastAsiaTheme="minorHAnsi" w:hAnsi="Arial" w:cs="Arial"/>
          <w:color w:val="auto"/>
        </w:rPr>
        <w:commentReference w:id="680"/>
      </w:r>
      <w:commentRangeEnd w:id="681"/>
      <w:r w:rsidR="00B93110">
        <w:rPr>
          <w:rStyle w:val="CommentReference"/>
          <w:rFonts w:ascii="Arial" w:eastAsiaTheme="minorHAnsi" w:hAnsi="Arial" w:cs="Arial"/>
          <w:color w:val="auto"/>
        </w:rPr>
        <w:commentReference w:id="681"/>
      </w:r>
      <w:bookmarkEnd w:id="677"/>
    </w:p>
    <w:p w14:paraId="34C7ED50" w14:textId="77777777" w:rsidR="005B3823" w:rsidRDefault="000917BA">
      <w:pPr>
        <w:ind w:firstLine="360"/>
        <w:rPr>
          <w:ins w:id="683" w:author="Andrei-Eugen Birta" w:date="2018-05-12T13:51:00Z"/>
        </w:rPr>
      </w:pPr>
      <w:ins w:id="684" w:author="Andrei-Eugen Birta" w:date="2018-05-12T13:49:00Z">
        <w:r w:rsidRPr="000917BA">
          <w:t>Unsupervised learning describes hidden structure of "unlabeled" data.</w:t>
        </w:r>
      </w:ins>
      <w:ins w:id="685" w:author="Andrei-Eugen Birta" w:date="2018-05-12T13:50:00Z">
        <w:r w:rsidR="005B3823">
          <w:t xml:space="preserve"> There are 3 main types of unsupervised learning techniques:</w:t>
        </w:r>
      </w:ins>
    </w:p>
    <w:p w14:paraId="7C4767B6" w14:textId="77777777" w:rsidR="005B3823" w:rsidRDefault="005B3823">
      <w:pPr>
        <w:pStyle w:val="ListParagraph"/>
        <w:numPr>
          <w:ilvl w:val="0"/>
          <w:numId w:val="11"/>
        </w:numPr>
        <w:rPr>
          <w:ins w:id="686" w:author="Andrei-Eugen Birta" w:date="2018-05-12T13:54:00Z"/>
        </w:rPr>
        <w:pPrChange w:id="687" w:author="Andrei-Eugen Birta" w:date="2018-05-12T13:53:00Z">
          <w:pPr>
            <w:ind w:firstLine="360"/>
          </w:pPr>
        </w:pPrChange>
      </w:pPr>
      <w:ins w:id="688" w:author="Andrei-Eugen Birta" w:date="2018-05-12T13:53:00Z">
        <w:r>
          <w:t xml:space="preserve">Clustering: used to form groups in such a way that all individual entries in a group </w:t>
        </w:r>
      </w:ins>
      <w:ins w:id="689" w:author="Andrei-Eugen Birta" w:date="2018-05-12T13:54:00Z">
        <w:r>
          <w:t xml:space="preserve">are similar to one another. </w:t>
        </w:r>
      </w:ins>
    </w:p>
    <w:p w14:paraId="5371E176" w14:textId="77777777" w:rsidR="005B3823" w:rsidRDefault="005B3823">
      <w:pPr>
        <w:pStyle w:val="ListParagraph"/>
        <w:numPr>
          <w:ilvl w:val="0"/>
          <w:numId w:val="11"/>
        </w:numPr>
        <w:rPr>
          <w:ins w:id="690" w:author="Andrei-Eugen Birta" w:date="2018-05-12T13:54:00Z"/>
        </w:rPr>
        <w:pPrChange w:id="691" w:author="Andrei-Eugen Birta" w:date="2018-05-12T13:53:00Z">
          <w:pPr>
            <w:ind w:firstLine="360"/>
          </w:pPr>
        </w:pPrChange>
      </w:pPr>
      <w:ins w:id="692" w:author="Andrei-Eugen Birta" w:date="2018-05-12T13:54:00Z">
        <w:r>
          <w:t>Anomaly detection: used to identify anomalies in a system. Ex: bank frauds.</w:t>
        </w:r>
      </w:ins>
    </w:p>
    <w:p w14:paraId="1FAFFE7B" w14:textId="77777777" w:rsidR="005B3823" w:rsidRDefault="005B3823">
      <w:pPr>
        <w:pStyle w:val="ListParagraph"/>
        <w:numPr>
          <w:ilvl w:val="0"/>
          <w:numId w:val="11"/>
        </w:numPr>
        <w:rPr>
          <w:ins w:id="693" w:author="Andrei-Eugen Birta" w:date="2018-05-12T13:55:00Z"/>
        </w:rPr>
        <w:pPrChange w:id="694" w:author="Andrei-Eugen Birta" w:date="2018-05-12T13:53:00Z">
          <w:pPr>
            <w:ind w:firstLine="360"/>
          </w:pPr>
        </w:pPrChange>
      </w:pPr>
      <w:ins w:id="695" w:author="Andrei-Eugen Birta" w:date="2018-05-12T13:55:00Z">
        <w:r>
          <w:t>Neural networks: system which is capable of learning. Ex: Image recognition, speech recognition, etc.</w:t>
        </w:r>
      </w:ins>
    </w:p>
    <w:p w14:paraId="2126D399" w14:textId="66B829C3" w:rsidR="001305A8" w:rsidRDefault="001305A8">
      <w:pPr>
        <w:pStyle w:val="Heading4"/>
        <w:rPr>
          <w:ins w:id="696" w:author="Andrei-Eugen Birta" w:date="2018-05-12T13:59:00Z"/>
        </w:rPr>
        <w:pPrChange w:id="697" w:author="Andrei-Eugen Birta" w:date="2018-05-12T13:56:00Z">
          <w:pPr>
            <w:ind w:firstLine="360"/>
          </w:pPr>
        </w:pPrChange>
      </w:pPr>
      <w:bookmarkStart w:id="698" w:name="_Toc514099956"/>
      <w:ins w:id="699" w:author="Andrei-Eugen Birta" w:date="2018-05-12T13:56:00Z">
        <w:r>
          <w:t xml:space="preserve">e.2.1. Chosen </w:t>
        </w:r>
      </w:ins>
      <w:ins w:id="700" w:author="Andrei-Eugen Birta" w:date="2018-05-12T13:57:00Z">
        <w:r w:rsidR="00D51CFB">
          <w:t>Technique</w:t>
        </w:r>
      </w:ins>
      <w:bookmarkEnd w:id="698"/>
    </w:p>
    <w:p w14:paraId="6D0F7356" w14:textId="2C3F6305" w:rsidR="00766051" w:rsidRDefault="00766051" w:rsidP="00766051">
      <w:pPr>
        <w:ind w:firstLine="360"/>
        <w:rPr>
          <w:ins w:id="701" w:author="Andrei-Eugen Birta" w:date="2018-05-14T12:28:00Z"/>
        </w:rPr>
      </w:pPr>
      <w:ins w:id="702" w:author="Andrei-Eugen Birta" w:date="2018-05-12T13:59:00Z">
        <w:r>
          <w:t>There are multiple ways of doing Unsupervised Learning, and out of all of those, w</w:t>
        </w:r>
        <w:r w:rsidRPr="001454C7">
          <w:t xml:space="preserve">e decided to use </w:t>
        </w:r>
        <w:r>
          <w:t>a clustering technique called K-means</w:t>
        </w:r>
      </w:ins>
      <w:ins w:id="703" w:author="Andrei-Eugen Birta" w:date="2018-05-14T21:38:00Z">
        <w:r w:rsidR="008E718E">
          <w:t>. The reason we chose to do so, is not only because K-means is one of the, if not the most popular technique, used in situations similar to this one, but also because K-means would help us</w:t>
        </w:r>
      </w:ins>
      <w:ins w:id="704" w:author="Andrei-Eugen Birta" w:date="2018-05-14T21:39:00Z">
        <w:r w:rsidR="008E718E">
          <w:t xml:space="preserve"> in improving the Supervised learning model, previously mentioned, by grouping the flights into several clusters, further curing the data and forcing the model to predict based on </w:t>
        </w:r>
      </w:ins>
      <w:ins w:id="705" w:author="Andrei-Eugen Birta" w:date="2018-05-14T21:40:00Z">
        <w:r w:rsidR="008E718E">
          <w:t>available data, for similar flights, as opposed to predicting based on all data, indifferent on how related, and possibly, useful it is.</w:t>
        </w:r>
      </w:ins>
    </w:p>
    <w:p w14:paraId="25287028" w14:textId="7A802001" w:rsidR="00291FD8" w:rsidRDefault="00291FD8" w:rsidP="00766051">
      <w:pPr>
        <w:ind w:firstLine="360"/>
        <w:rPr>
          <w:ins w:id="706" w:author="Andrei-Eugen Birta" w:date="2018-05-14T18:18:00Z"/>
        </w:rPr>
      </w:pPr>
      <w:ins w:id="707" w:author="Andrei-Eugen Birta" w:date="2018-05-14T12:28:00Z">
        <w:r>
          <w:t xml:space="preserve">Other techniques that we considered are: </w:t>
        </w:r>
      </w:ins>
    </w:p>
    <w:p w14:paraId="2058CF69" w14:textId="42EAE39D" w:rsidR="00DB5BDA" w:rsidRDefault="00DB5BDA">
      <w:pPr>
        <w:pStyle w:val="ListParagraph"/>
        <w:numPr>
          <w:ilvl w:val="0"/>
          <w:numId w:val="16"/>
        </w:numPr>
        <w:rPr>
          <w:ins w:id="708" w:author="Andrei-Eugen Birta" w:date="2018-05-14T18:21:00Z"/>
        </w:rPr>
        <w:pPrChange w:id="709" w:author="Andrei-Eugen Birta" w:date="2018-05-14T18:18:00Z">
          <w:pPr>
            <w:ind w:firstLine="360"/>
          </w:pPr>
        </w:pPrChange>
      </w:pPr>
      <w:ins w:id="710" w:author="Andrei-Eugen Birta" w:date="2018-05-14T18:18:00Z">
        <w:r w:rsidRPr="00DB5BDA">
          <w:t>Hierarchical clustering</w:t>
        </w:r>
        <w:r>
          <w:t>, which is a method of clustering that seeks to</w:t>
        </w:r>
      </w:ins>
      <w:ins w:id="711" w:author="Andrei-Eugen Birta" w:date="2018-05-14T18:19:00Z">
        <w:r>
          <w:t xml:space="preserve"> group data </w:t>
        </w:r>
      </w:ins>
      <w:ins w:id="712" w:author="Andrei-Eugen Birta" w:date="2018-05-14T18:20:00Z">
        <w:r>
          <w:t>using</w:t>
        </w:r>
      </w:ins>
      <w:ins w:id="713" w:author="Andrei-Eugen Birta" w:date="2018-05-14T18:19:00Z">
        <w:r>
          <w:t xml:space="preserve">, either an Agglomerative(bottom-up) or </w:t>
        </w:r>
      </w:ins>
      <w:ins w:id="714" w:author="Andrei-Eugen Birta" w:date="2018-05-14T18:20:00Z">
        <w:r>
          <w:t xml:space="preserve">Divisive(top-down) approach. </w:t>
        </w:r>
      </w:ins>
      <w:ins w:id="715" w:author="Andrei-Eugen Birta" w:date="2018-05-14T18:19:00Z">
        <w:r>
          <w:t xml:space="preserve"> </w:t>
        </w:r>
      </w:ins>
      <w:ins w:id="716" w:author="Andrei-Eugen Birta" w:date="2018-05-14T18:20:00Z">
        <w:r w:rsidR="00A106DD">
          <w:t xml:space="preserve">Technique which we did not choose because, as many results on the internet showed, is slow and requires a lot of </w:t>
        </w:r>
      </w:ins>
      <w:ins w:id="717" w:author="Andrei-Eugen Birta" w:date="2018-05-14T18:21:00Z">
        <w:r w:rsidR="00A106DD">
          <w:t>memory.</w:t>
        </w:r>
      </w:ins>
    </w:p>
    <w:p w14:paraId="482AE80F" w14:textId="421C9A1C" w:rsidR="008B417A" w:rsidRDefault="008B417A">
      <w:pPr>
        <w:pStyle w:val="ListParagraph"/>
        <w:numPr>
          <w:ilvl w:val="0"/>
          <w:numId w:val="16"/>
        </w:numPr>
        <w:rPr>
          <w:ins w:id="718" w:author="Andrei-Eugen Birta" w:date="2018-05-12T13:59:00Z"/>
        </w:rPr>
        <w:pPrChange w:id="719" w:author="Andrei-Eugen Birta" w:date="2018-05-14T18:18:00Z">
          <w:pPr>
            <w:ind w:firstLine="360"/>
          </w:pPr>
        </w:pPrChange>
      </w:pPr>
      <w:ins w:id="720" w:author="Andrei-Eugen Birta" w:date="2018-05-14T18:22:00Z">
        <w:r>
          <w:t>Deep belief network, which</w:t>
        </w:r>
      </w:ins>
      <w:ins w:id="721" w:author="Andrei-Eugen Birta" w:date="2018-05-14T21:07:00Z">
        <w:r w:rsidR="007F5D63">
          <w:t xml:space="preserve"> is</w:t>
        </w:r>
      </w:ins>
      <w:ins w:id="722" w:author="Andrei-Eugen Birta" w:date="2018-05-14T18:22:00Z">
        <w:r>
          <w:t xml:space="preserve"> a type of neuronal network, that is composed of several </w:t>
        </w:r>
      </w:ins>
      <w:ins w:id="723" w:author="Andrei-Eugen Birta" w:date="2018-05-14T18:23:00Z">
        <w:r>
          <w:t xml:space="preserve">layers connected with one another, which is capable of adapting and learning to better predict future outcomes. Technique which we did not </w:t>
        </w:r>
        <w:r>
          <w:lastRenderedPageBreak/>
          <w:t>choose because it required a deeper level of knowledge and und</w:t>
        </w:r>
      </w:ins>
      <w:ins w:id="724" w:author="Andrei-Eugen Birta" w:date="2018-05-14T18:24:00Z">
        <w:r>
          <w:t>erstanding on the matter of neuronal networks, than we currently have.</w:t>
        </w:r>
      </w:ins>
    </w:p>
    <w:p w14:paraId="4226FEF2" w14:textId="77777777" w:rsidR="00766051" w:rsidRPr="00766051" w:rsidRDefault="00766051">
      <w:pPr>
        <w:rPr>
          <w:ins w:id="725" w:author="Andrei-Eugen Birta" w:date="2018-05-12T13:56:00Z"/>
        </w:rPr>
        <w:pPrChange w:id="726" w:author="Andrei-Eugen Birta" w:date="2018-05-12T13:59:00Z">
          <w:pPr>
            <w:ind w:firstLine="360"/>
          </w:pPr>
        </w:pPrChange>
      </w:pPr>
    </w:p>
    <w:p w14:paraId="01C55301" w14:textId="3F1154D2" w:rsidR="008C48DA" w:rsidRDefault="001305A8">
      <w:pPr>
        <w:pStyle w:val="Heading4"/>
        <w:rPr>
          <w:ins w:id="727" w:author="Andrei-Eugen Birta" w:date="2018-05-12T13:58:00Z"/>
        </w:rPr>
        <w:pPrChange w:id="728" w:author="Andrei-Eugen Birta" w:date="2018-05-12T13:56:00Z">
          <w:pPr>
            <w:ind w:firstLine="360"/>
          </w:pPr>
        </w:pPrChange>
      </w:pPr>
      <w:bookmarkStart w:id="729" w:name="_Toc514099957"/>
      <w:ins w:id="730" w:author="Andrei-Eugen Birta" w:date="2018-05-12T13:57:00Z">
        <w:r>
          <w:t>e.2.2. Technique Implementation</w:t>
        </w:r>
      </w:ins>
      <w:bookmarkEnd w:id="729"/>
      <w:ins w:id="731" w:author="Andrei-Eugen Birta" w:date="2018-05-12T13:56:00Z">
        <w:r>
          <w:t xml:space="preserve"> </w:t>
        </w:r>
      </w:ins>
    </w:p>
    <w:p w14:paraId="6FD997D3" w14:textId="625819A5" w:rsidR="008C48DA" w:rsidRDefault="006B6019">
      <w:pPr>
        <w:keepNext/>
        <w:ind w:firstLine="360"/>
        <w:rPr>
          <w:ins w:id="732" w:author="Andrei-Eugen Birta" w:date="2018-05-12T13:58:00Z"/>
        </w:rPr>
        <w:pPrChange w:id="733" w:author="Andrei-Eugen Birta" w:date="2018-05-14T22:09:00Z">
          <w:pPr>
            <w:pStyle w:val="Caption"/>
          </w:pPr>
        </w:pPrChange>
      </w:pPr>
      <w:del w:id="734" w:author="Andrei-Eugen Birta" w:date="2018-05-14T21:49:00Z">
        <w:r w:rsidDel="00756DC1">
          <w:rPr>
            <w:rStyle w:val="CommentReference"/>
          </w:rPr>
          <w:commentReference w:id="735"/>
        </w:r>
      </w:del>
      <w:ins w:id="736" w:author="Andrei-Eugen Birta" w:date="2018-05-14T22:09:00Z">
        <w:r w:rsidR="00373E5A" w:rsidRPr="00373E5A">
          <w:t>We started the work on unsupervised learning, by</w:t>
        </w:r>
      </w:ins>
      <w:ins w:id="737" w:author="Andrei-Eugen Birta" w:date="2018-05-14T22:10:00Z">
        <w:r w:rsidR="00F94A97">
          <w:t>(as seen in Fig</w:t>
        </w:r>
      </w:ins>
      <w:ins w:id="738" w:author="Andrei-Eugen Birta" w:date="2018-05-14T22:21:00Z">
        <w:r w:rsidR="00746BA1">
          <w:t>ure</w:t>
        </w:r>
      </w:ins>
      <w:ins w:id="739" w:author="Andrei-Eugen Birta" w:date="2018-05-14T22:10:00Z">
        <w:r w:rsidR="00F94A97">
          <w:t xml:space="preserve"> 21)</w:t>
        </w:r>
      </w:ins>
      <w:ins w:id="740" w:author="Andrei-Eugen Birta" w:date="2018-05-14T22:09:00Z">
        <w:r w:rsidR="00373E5A" w:rsidRPr="00373E5A">
          <w:t xml:space="preserve"> deci</w:t>
        </w:r>
        <w:r w:rsidR="0087517B">
          <w:t>ding the amount of values</w:t>
        </w:r>
      </w:ins>
      <w:ins w:id="741" w:author="Andrei-Eugen Birta" w:date="2018-05-14T22:12:00Z">
        <w:r w:rsidR="0087517B">
          <w:t>, the model, would be tested with.</w:t>
        </w:r>
      </w:ins>
      <w:ins w:id="742" w:author="Andrei-Eugen Birta" w:date="2018-05-14T22:09:00Z">
        <w:r w:rsidR="0087517B">
          <w:t xml:space="preserve"> </w:t>
        </w:r>
      </w:ins>
      <w:ins w:id="743" w:author="Andrei-Eugen Birta" w:date="2018-05-14T22:12:00Z">
        <w:r w:rsidR="0087517B">
          <w:t>T</w:t>
        </w:r>
      </w:ins>
      <w:ins w:id="744" w:author="Andrei-Eugen Birta" w:date="2018-05-14T22:09:00Z">
        <w:r w:rsidR="00373E5A" w:rsidRPr="00373E5A">
          <w:t>h</w:t>
        </w:r>
        <w:r w:rsidR="00686160">
          <w:t xml:space="preserve">en we decomposed the data into </w:t>
        </w:r>
      </w:ins>
      <w:ins w:id="745" w:author="Andrei-Eugen Birta" w:date="2018-05-14T22:12:00Z">
        <w:r w:rsidR="00686160">
          <w:t>two</w:t>
        </w:r>
      </w:ins>
      <w:ins w:id="746" w:author="Andrei-Eugen Birta" w:date="2018-05-14T22:09:00Z">
        <w:r w:rsidR="00373E5A" w:rsidRPr="00373E5A">
          <w:t xml:space="preserve"> components and proceeded to teach the algorithm using the extracted information. Than we added the “clusters” column to data frame, so we can store the results of clustering. At the end we continued by p</w:t>
        </w:r>
        <w:r w:rsidR="00BC2A7D">
          <w:t>redicting in w</w:t>
        </w:r>
      </w:ins>
      <w:ins w:id="747" w:author="Andrei-Eugen Birta" w:date="2018-05-14T22:13:00Z">
        <w:r w:rsidR="00BC2A7D">
          <w:t>hich of the five</w:t>
        </w:r>
      </w:ins>
      <w:ins w:id="748" w:author="Andrei-Eugen Birta" w:date="2018-05-14T22:09:00Z">
        <w:r w:rsidR="00373E5A" w:rsidRPr="00373E5A">
          <w:t xml:space="preserve"> cl</w:t>
        </w:r>
        <w:r w:rsidR="00BC2A7D">
          <w:t>uster</w:t>
        </w:r>
      </w:ins>
      <w:ins w:id="749" w:author="Andrei-Eugen Birta" w:date="2018-05-14T22:13:00Z">
        <w:r w:rsidR="00BC2A7D">
          <w:t>s,</w:t>
        </w:r>
      </w:ins>
      <w:ins w:id="750" w:author="Andrei-Eugen Birta" w:date="2018-05-14T22:09:00Z">
        <w:r w:rsidR="00BC2A7D">
          <w:t xml:space="preserve"> the new values would fit.</w:t>
        </w:r>
      </w:ins>
    </w:p>
    <w:p w14:paraId="1A810687" w14:textId="77777777" w:rsidR="00440D46" w:rsidRDefault="00440D46">
      <w:pPr>
        <w:keepNext/>
        <w:rPr>
          <w:ins w:id="751" w:author="Andrei-Eugen Birta" w:date="2018-05-14T22:10:00Z"/>
        </w:rPr>
        <w:pPrChange w:id="752" w:author="Andrei-Eugen Birta" w:date="2018-05-14T22:10:00Z">
          <w:pPr/>
        </w:pPrChange>
      </w:pPr>
      <w:ins w:id="753" w:author="Andrei-Eugen Birta" w:date="2018-05-14T22:10:00Z">
        <w:r>
          <w:rPr>
            <w:noProof/>
          </w:rPr>
          <w:drawing>
            <wp:inline distT="0" distB="0" distL="0" distR="0" wp14:anchorId="0D7DA6BE" wp14:editId="2872831E">
              <wp:extent cx="5731510" cy="3511550"/>
              <wp:effectExtent l="0" t="0" r="2540" b="0"/>
              <wp:docPr id="197"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11550"/>
                      </a:xfrm>
                      <a:prstGeom prst="rect">
                        <a:avLst/>
                      </a:prstGeom>
                    </pic:spPr>
                  </pic:pic>
                </a:graphicData>
              </a:graphic>
            </wp:inline>
          </w:drawing>
        </w:r>
      </w:ins>
    </w:p>
    <w:p w14:paraId="62E41FBD" w14:textId="2D6F1999" w:rsidR="00440D46" w:rsidRDefault="00440D46">
      <w:pPr>
        <w:pStyle w:val="Caption"/>
        <w:rPr>
          <w:ins w:id="754" w:author="Andrei-Eugen Birta" w:date="2018-05-14T22:22:00Z"/>
        </w:rPr>
      </w:pPr>
      <w:ins w:id="755" w:author="Andrei-Eugen Birta" w:date="2018-05-14T22:10:00Z">
        <w:r>
          <w:t>Figure 21</w:t>
        </w:r>
      </w:ins>
    </w:p>
    <w:p w14:paraId="19C29935" w14:textId="77777777" w:rsidR="00CF20A4" w:rsidRDefault="00CF20A4">
      <w:pPr>
        <w:rPr>
          <w:ins w:id="756" w:author="Andrei-Eugen Birta" w:date="2018-05-14T22:14:00Z"/>
        </w:rPr>
        <w:pPrChange w:id="757" w:author="Andrei-Eugen Birta" w:date="2018-05-12T13:58:00Z">
          <w:pPr>
            <w:ind w:firstLine="360"/>
          </w:pPr>
        </w:pPrChange>
      </w:pPr>
      <w:ins w:id="758" w:author="Andrei-Eugen Birta" w:date="2018-05-14T22:13:00Z">
        <w:r>
          <w:t>How did you decide to have five cluste</w:t>
        </w:r>
      </w:ins>
      <w:ins w:id="759" w:author="Andrei-Eugen Birta" w:date="2018-05-14T22:14:00Z">
        <w:r>
          <w:t>rs?</w:t>
        </w:r>
      </w:ins>
    </w:p>
    <w:p w14:paraId="1DE4F69F" w14:textId="77777777" w:rsidR="00B6719B" w:rsidRDefault="00CF20A4">
      <w:pPr>
        <w:ind w:left="360" w:firstLine="720"/>
        <w:rPr>
          <w:ins w:id="760" w:author="Andrei-Eugen Birta" w:date="2018-05-14T22:16:00Z"/>
        </w:rPr>
        <w:pPrChange w:id="761" w:author="Andrei-Eugen Birta" w:date="2018-05-14T22:15:00Z">
          <w:pPr>
            <w:ind w:firstLine="360"/>
          </w:pPr>
        </w:pPrChange>
      </w:pPr>
      <w:ins w:id="762" w:author="Andrei-Eugen Birta" w:date="2018-05-14T22:14:00Z">
        <w:r>
          <w:t>To decide the number of clusters we had</w:t>
        </w:r>
      </w:ins>
      <w:ins w:id="763" w:author="Andrei-Eugen Birta" w:date="2018-05-14T22:15:00Z">
        <w:r w:rsidR="00CB0BE9">
          <w:t xml:space="preserve"> the</w:t>
        </w:r>
      </w:ins>
      <w:ins w:id="764" w:author="Andrei-Eugen Birta" w:date="2018-05-14T22:14:00Z">
        <w:r>
          <w:t xml:space="preserve"> choice of using either Silhouette Analysis or Elbow Analysis, we chose latter, as it was both simple to implement and work with.</w:t>
        </w:r>
      </w:ins>
      <w:ins w:id="765" w:author="Andrei-Eugen Birta" w:date="2018-05-14T22:15:00Z">
        <w:r w:rsidR="00CB0BE9">
          <w:t xml:space="preserve"> </w:t>
        </w:r>
      </w:ins>
      <w:ins w:id="766" w:author="Andrei-Eugen Birta" w:date="2018-05-14T22:14:00Z">
        <w:r>
          <w:t>Chosen method looks at the percentage of variance with different number of clusters</w:t>
        </w:r>
      </w:ins>
      <w:ins w:id="767" w:author="Andrei-Eugen Birta" w:date="2018-05-14T22:15:00Z">
        <w:r w:rsidR="009D2507">
          <w:t>.</w:t>
        </w:r>
      </w:ins>
      <w:ins w:id="768" w:author="Andrei-Eugen Birta" w:date="2018-05-14T22:16:00Z">
        <w:r w:rsidR="00B6719B">
          <w:t xml:space="preserve"> </w:t>
        </w:r>
      </w:ins>
    </w:p>
    <w:p w14:paraId="4BAED016" w14:textId="29CB6F4E" w:rsidR="001739A1" w:rsidRDefault="00B6719B">
      <w:pPr>
        <w:ind w:left="360" w:firstLine="720"/>
        <w:rPr>
          <w:ins w:id="769" w:author="Andrei-Eugen Birta" w:date="2018-05-14T22:17:00Z"/>
        </w:rPr>
        <w:pPrChange w:id="770" w:author="Andrei-Eugen Birta" w:date="2018-05-14T22:15:00Z">
          <w:pPr>
            <w:ind w:firstLine="360"/>
          </w:pPr>
        </w:pPrChange>
      </w:pPr>
      <w:ins w:id="771" w:author="Andrei-Eugen Birta" w:date="2018-05-14T22:16:00Z">
        <w:r>
          <w:t xml:space="preserve">Figure 22, shows how we started work by scaling our dataset, so our date isn’t affected by outliners, making </w:t>
        </w:r>
        <w:r w:rsidRPr="00893325">
          <w:t>mean value 0 and standard deviation of 1</w:t>
        </w:r>
        <w:r>
          <w:t xml:space="preserve">. Following this step, we executed the algorithm 10 times with different number of </w:t>
        </w:r>
        <w:r>
          <w:lastRenderedPageBreak/>
          <w:t xml:space="preserve">clusters and in the end the </w:t>
        </w:r>
        <w:r w:rsidRPr="00C769B3">
          <w:t>percentage of variance</w:t>
        </w:r>
        <w:r>
          <w:t xml:space="preserve"> was plotted</w:t>
        </w:r>
      </w:ins>
      <w:ins w:id="772" w:author="Andrei-Eugen Birta" w:date="2018-05-14T22:17:00Z">
        <w:r w:rsidR="001739A1">
          <w:t xml:space="preserve"> (Figure 23)</w:t>
        </w:r>
      </w:ins>
      <w:ins w:id="773" w:author="Andrei-Eugen Birta" w:date="2018-05-14T22:16:00Z">
        <w:r>
          <w:t xml:space="preserve"> to </w:t>
        </w:r>
      </w:ins>
      <w:ins w:id="774" w:author="Andrei-Eugen Birta" w:date="2018-05-14T22:17:00Z">
        <w:r w:rsidR="00EF1459">
          <w:rPr>
            <w:noProof/>
          </w:rPr>
          <w:drawing>
            <wp:anchor distT="0" distB="0" distL="114300" distR="114300" simplePos="0" relativeHeight="251693056" behindDoc="1" locked="0" layoutInCell="1" allowOverlap="1" wp14:anchorId="40FB72BB" wp14:editId="1199D74C">
              <wp:simplePos x="0" y="0"/>
              <wp:positionH relativeFrom="column">
                <wp:posOffset>-76200</wp:posOffset>
              </wp:positionH>
              <wp:positionV relativeFrom="paragraph">
                <wp:posOffset>594360</wp:posOffset>
              </wp:positionV>
              <wp:extent cx="5731510" cy="2438400"/>
              <wp:effectExtent l="0" t="0" r="2540" b="0"/>
              <wp:wrapTight wrapText="bothSides">
                <wp:wrapPolygon edited="0">
                  <wp:start x="0" y="0"/>
                  <wp:lineTo x="0" y="21431"/>
                  <wp:lineTo x="21538" y="21431"/>
                  <wp:lineTo x="21538" y="0"/>
                  <wp:lineTo x="0" y="0"/>
                </wp:wrapPolygon>
              </wp:wrapTight>
              <wp:docPr id="198"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anchor>
          </w:drawing>
        </w:r>
      </w:ins>
      <w:ins w:id="775" w:author="Andrei-Eugen Birta" w:date="2018-05-14T22:16:00Z">
        <w:r>
          <w:t>visualize the results</w:t>
        </w:r>
      </w:ins>
      <w:ins w:id="776" w:author="Andrei-Eugen Birta" w:date="2018-05-14T22:17:00Z">
        <w:r w:rsidR="00916D11">
          <w:t>.</w:t>
        </w:r>
      </w:ins>
    </w:p>
    <w:p w14:paraId="3E406BB8" w14:textId="464AB802" w:rsidR="00916D11" w:rsidRDefault="00916D11">
      <w:pPr>
        <w:keepNext/>
        <w:ind w:left="360" w:firstLine="720"/>
        <w:rPr>
          <w:ins w:id="777" w:author="Andrei-Eugen Birta" w:date="2018-05-14T22:17:00Z"/>
        </w:rPr>
        <w:pPrChange w:id="778" w:author="Andrei-Eugen Birta" w:date="2018-05-14T22:17:00Z">
          <w:pPr>
            <w:ind w:left="360" w:firstLine="720"/>
          </w:pPr>
        </w:pPrChange>
      </w:pPr>
    </w:p>
    <w:p w14:paraId="48713AE6" w14:textId="128E49D1" w:rsidR="00916D11" w:rsidRDefault="00447F7F">
      <w:pPr>
        <w:pStyle w:val="Caption"/>
        <w:rPr>
          <w:ins w:id="779" w:author="Andrei-Eugen Birta" w:date="2018-05-14T22:17:00Z"/>
        </w:rPr>
      </w:pPr>
      <w:ins w:id="780" w:author="Andrei-Eugen Birta" w:date="2018-05-14T22:18:00Z">
        <w:r>
          <w:rPr>
            <w:noProof/>
            <w:color w:val="FF0000"/>
          </w:rPr>
          <w:drawing>
            <wp:anchor distT="0" distB="0" distL="114300" distR="114300" simplePos="0" relativeHeight="251694080" behindDoc="1" locked="0" layoutInCell="1" allowOverlap="1" wp14:anchorId="1E8C16D1" wp14:editId="6F464103">
              <wp:simplePos x="0" y="0"/>
              <wp:positionH relativeFrom="column">
                <wp:posOffset>-480060</wp:posOffset>
              </wp:positionH>
              <wp:positionV relativeFrom="paragraph">
                <wp:posOffset>258445</wp:posOffset>
              </wp:positionV>
              <wp:extent cx="5724525" cy="2847975"/>
              <wp:effectExtent l="0" t="0" r="9525" b="9525"/>
              <wp:wrapTight wrapText="bothSides">
                <wp:wrapPolygon edited="0">
                  <wp:start x="0" y="0"/>
                  <wp:lineTo x="0" y="21528"/>
                  <wp:lineTo x="21564" y="21528"/>
                  <wp:lineTo x="21564" y="0"/>
                  <wp:lineTo x="0" y="0"/>
                </wp:wrapPolygon>
              </wp:wrapTight>
              <wp:docPr id="199"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anchor>
          </w:drawing>
        </w:r>
      </w:ins>
      <w:ins w:id="781" w:author="Andrei-Eugen Birta" w:date="2018-05-14T22:17:00Z">
        <w:r w:rsidR="00916D11">
          <w:t>Figure 22</w:t>
        </w:r>
      </w:ins>
    </w:p>
    <w:p w14:paraId="0D59B9D0" w14:textId="464A39F1" w:rsidR="00A00BF5" w:rsidRDefault="00A00BF5">
      <w:pPr>
        <w:ind w:left="360" w:firstLine="720"/>
        <w:rPr>
          <w:ins w:id="782" w:author="Andrei-Eugen Birta" w:date="2018-05-14T22:18:00Z"/>
        </w:rPr>
        <w:pPrChange w:id="783" w:author="Andrei-Eugen Birta" w:date="2018-05-14T22:15:00Z">
          <w:pPr>
            <w:ind w:firstLine="360"/>
          </w:pPr>
        </w:pPrChange>
      </w:pPr>
    </w:p>
    <w:p w14:paraId="3AEF65A1" w14:textId="1DDBC12B" w:rsidR="00A00BF5" w:rsidRDefault="00A00BF5">
      <w:pPr>
        <w:ind w:left="360" w:firstLine="720"/>
        <w:rPr>
          <w:ins w:id="784" w:author="Andrei-Eugen Birta" w:date="2018-05-14T22:17:00Z"/>
        </w:rPr>
        <w:pPrChange w:id="785" w:author="Andrei-Eugen Birta" w:date="2018-05-14T22:15:00Z">
          <w:pPr>
            <w:ind w:firstLine="360"/>
          </w:pPr>
        </w:pPrChange>
      </w:pPr>
    </w:p>
    <w:p w14:paraId="33871C0E" w14:textId="77777777" w:rsidR="0018596E" w:rsidRDefault="0018596E">
      <w:pPr>
        <w:ind w:left="360" w:firstLine="720"/>
        <w:rPr>
          <w:ins w:id="786" w:author="Andrei-Eugen Birta" w:date="2018-05-14T22:18:00Z"/>
        </w:rPr>
        <w:pPrChange w:id="787" w:author="Andrei-Eugen Birta" w:date="2018-05-14T22:15:00Z">
          <w:pPr>
            <w:ind w:firstLine="360"/>
          </w:pPr>
        </w:pPrChange>
      </w:pPr>
    </w:p>
    <w:p w14:paraId="1C235391" w14:textId="77777777" w:rsidR="0018596E" w:rsidRDefault="0018596E">
      <w:pPr>
        <w:ind w:left="360" w:firstLine="720"/>
        <w:rPr>
          <w:ins w:id="788" w:author="Andrei-Eugen Birta" w:date="2018-05-14T22:18:00Z"/>
        </w:rPr>
        <w:pPrChange w:id="789" w:author="Andrei-Eugen Birta" w:date="2018-05-14T22:15:00Z">
          <w:pPr>
            <w:ind w:firstLine="360"/>
          </w:pPr>
        </w:pPrChange>
      </w:pPr>
    </w:p>
    <w:p w14:paraId="6E40C32D" w14:textId="77777777" w:rsidR="0018596E" w:rsidRDefault="0018596E">
      <w:pPr>
        <w:ind w:left="360" w:firstLine="720"/>
        <w:rPr>
          <w:ins w:id="790" w:author="Andrei-Eugen Birta" w:date="2018-05-14T22:18:00Z"/>
        </w:rPr>
        <w:pPrChange w:id="791" w:author="Andrei-Eugen Birta" w:date="2018-05-14T22:15:00Z">
          <w:pPr>
            <w:ind w:firstLine="360"/>
          </w:pPr>
        </w:pPrChange>
      </w:pPr>
    </w:p>
    <w:p w14:paraId="770B8BD7" w14:textId="77777777" w:rsidR="0018596E" w:rsidRDefault="0018596E">
      <w:pPr>
        <w:ind w:left="360" w:firstLine="720"/>
        <w:rPr>
          <w:ins w:id="792" w:author="Andrei-Eugen Birta" w:date="2018-05-14T22:18:00Z"/>
        </w:rPr>
        <w:pPrChange w:id="793" w:author="Andrei-Eugen Birta" w:date="2018-05-14T22:15:00Z">
          <w:pPr>
            <w:ind w:firstLine="360"/>
          </w:pPr>
        </w:pPrChange>
      </w:pPr>
    </w:p>
    <w:p w14:paraId="018DB16B" w14:textId="77777777" w:rsidR="0018596E" w:rsidRDefault="0018596E">
      <w:pPr>
        <w:ind w:left="360" w:firstLine="720"/>
        <w:rPr>
          <w:ins w:id="794" w:author="Andrei-Eugen Birta" w:date="2018-05-14T22:18:00Z"/>
        </w:rPr>
        <w:pPrChange w:id="795" w:author="Andrei-Eugen Birta" w:date="2018-05-14T22:15:00Z">
          <w:pPr>
            <w:ind w:firstLine="360"/>
          </w:pPr>
        </w:pPrChange>
      </w:pPr>
    </w:p>
    <w:p w14:paraId="0F4FF349" w14:textId="77777777" w:rsidR="0018596E" w:rsidRDefault="0018596E">
      <w:pPr>
        <w:ind w:left="360" w:firstLine="720"/>
        <w:rPr>
          <w:ins w:id="796" w:author="Andrei-Eugen Birta" w:date="2018-05-14T22:18:00Z"/>
        </w:rPr>
        <w:pPrChange w:id="797" w:author="Andrei-Eugen Birta" w:date="2018-05-14T22:15:00Z">
          <w:pPr>
            <w:ind w:firstLine="360"/>
          </w:pPr>
        </w:pPrChange>
      </w:pPr>
    </w:p>
    <w:p w14:paraId="11B4DBA5" w14:textId="77777777" w:rsidR="0018596E" w:rsidRDefault="0018596E">
      <w:pPr>
        <w:ind w:left="360" w:firstLine="720"/>
        <w:rPr>
          <w:ins w:id="798" w:author="Andrei-Eugen Birta" w:date="2018-05-14T22:18:00Z"/>
        </w:rPr>
        <w:pPrChange w:id="799" w:author="Andrei-Eugen Birta" w:date="2018-05-14T22:15:00Z">
          <w:pPr>
            <w:ind w:firstLine="360"/>
          </w:pPr>
        </w:pPrChange>
      </w:pPr>
    </w:p>
    <w:p w14:paraId="6B033C5E" w14:textId="399CA98C" w:rsidR="0018596E" w:rsidRDefault="0018596E">
      <w:pPr>
        <w:ind w:left="360" w:firstLine="720"/>
        <w:rPr>
          <w:ins w:id="800" w:author="Andrei-Eugen Birta" w:date="2018-05-14T22:18:00Z"/>
        </w:rPr>
        <w:pPrChange w:id="801" w:author="Andrei-Eugen Birta" w:date="2018-05-14T22:15:00Z">
          <w:pPr>
            <w:ind w:firstLine="360"/>
          </w:pPr>
        </w:pPrChange>
      </w:pPr>
      <w:ins w:id="802" w:author="Andrei-Eugen Birta" w:date="2018-05-14T22:18:00Z">
        <w:r>
          <w:rPr>
            <w:noProof/>
          </w:rPr>
          <mc:AlternateContent>
            <mc:Choice Requires="wps">
              <w:drawing>
                <wp:anchor distT="0" distB="0" distL="114300" distR="114300" simplePos="0" relativeHeight="251696128" behindDoc="1" locked="0" layoutInCell="1" allowOverlap="1" wp14:anchorId="734BA38E" wp14:editId="4D8E7A46">
                  <wp:simplePos x="0" y="0"/>
                  <wp:positionH relativeFrom="margin">
                    <wp:align>center</wp:align>
                  </wp:positionH>
                  <wp:positionV relativeFrom="paragraph">
                    <wp:posOffset>157480</wp:posOffset>
                  </wp:positionV>
                  <wp:extent cx="5724525" cy="213360"/>
                  <wp:effectExtent l="0" t="0" r="9525" b="0"/>
                  <wp:wrapTight wrapText="bothSides">
                    <wp:wrapPolygon edited="0">
                      <wp:start x="0" y="0"/>
                      <wp:lineTo x="0" y="19286"/>
                      <wp:lineTo x="21564" y="19286"/>
                      <wp:lineTo x="21564" y="0"/>
                      <wp:lineTo x="0" y="0"/>
                    </wp:wrapPolygon>
                  </wp:wrapTight>
                  <wp:docPr id="200" name="Text Box 200"/>
                  <wp:cNvGraphicFramePr/>
                  <a:graphic xmlns:a="http://schemas.openxmlformats.org/drawingml/2006/main">
                    <a:graphicData uri="http://schemas.microsoft.com/office/word/2010/wordprocessingShape">
                      <wps:wsp>
                        <wps:cNvSpPr txBox="1"/>
                        <wps:spPr>
                          <a:xfrm>
                            <a:off x="0" y="0"/>
                            <a:ext cx="5724525" cy="213360"/>
                          </a:xfrm>
                          <a:prstGeom prst="rect">
                            <a:avLst/>
                          </a:prstGeom>
                          <a:solidFill>
                            <a:prstClr val="white"/>
                          </a:solidFill>
                          <a:ln>
                            <a:noFill/>
                          </a:ln>
                        </wps:spPr>
                        <wps:txbx>
                          <w:txbxContent>
                            <w:p w14:paraId="10ED3739" w14:textId="19C9542F" w:rsidR="003414F2" w:rsidRDefault="003414F2">
                              <w:pPr>
                                <w:pStyle w:val="Caption"/>
                                <w:rPr>
                                  <w:ins w:id="803" w:author="Andrei-Eugen Birta" w:date="2018-05-14T22:18:00Z"/>
                                </w:rPr>
                                <w:pPrChange w:id="804" w:author="Andrei-Eugen Birta" w:date="2018-05-14T22:18:00Z">
                                  <w:pPr>
                                    <w:ind w:left="360" w:firstLine="720"/>
                                  </w:pPr>
                                </w:pPrChange>
                              </w:pPr>
                              <w:ins w:id="805" w:author="Andrei-Eugen Birta" w:date="2018-05-14T22:18:00Z">
                                <w:r>
                                  <w:t>Figure 23</w:t>
                                </w:r>
                              </w:ins>
                            </w:p>
                            <w:p w14:paraId="5BAF4B51" w14:textId="77777777" w:rsidR="003414F2" w:rsidRPr="00A00BF5" w:rsidRDefault="003414F2">
                              <w:pPr>
                                <w:rPr>
                                  <w:rPrChange w:id="806" w:author="Andrei-Eugen Birta" w:date="2018-05-14T22:18:00Z">
                                    <w:rPr>
                                      <w:noProof/>
                                      <w:color w:val="FF0000"/>
                                    </w:rPr>
                                  </w:rPrChange>
                                </w:rPr>
                                <w:pPrChange w:id="807" w:author="Andrei-Eugen Birta" w:date="2018-05-14T22:18:00Z">
                                  <w:pPr>
                                    <w:ind w:left="360" w:firstLine="720"/>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BA38E" id="Text Box 200" o:spid="_x0000_s1038" type="#_x0000_t202" style="position:absolute;left:0;text-align:left;margin-left:0;margin-top:12.4pt;width:450.75pt;height:16.8pt;z-index:-251620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gBNQIAAGw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" stroked="f">
                  <v:textbox inset="0,0,0,0">
                    <w:txbxContent>
                      <w:p w14:paraId="10ED3739" w14:textId="19C9542F" w:rsidR="003414F2" w:rsidRDefault="003414F2">
                        <w:pPr>
                          <w:pStyle w:val="Caption"/>
                          <w:rPr>
                            <w:ins w:id="808" w:author="Andrei-Eugen Birta" w:date="2018-05-14T22:18:00Z"/>
                          </w:rPr>
                          <w:pPrChange w:id="809" w:author="Andrei-Eugen Birta" w:date="2018-05-14T22:18:00Z">
                            <w:pPr>
                              <w:ind w:left="360" w:firstLine="720"/>
                            </w:pPr>
                          </w:pPrChange>
                        </w:pPr>
                        <w:ins w:id="810" w:author="Andrei-Eugen Birta" w:date="2018-05-14T22:18:00Z">
                          <w:r>
                            <w:t>Figure 23</w:t>
                          </w:r>
                        </w:ins>
                      </w:p>
                      <w:p w14:paraId="5BAF4B51" w14:textId="77777777" w:rsidR="003414F2" w:rsidRPr="00A00BF5" w:rsidRDefault="003414F2">
                        <w:pPr>
                          <w:rPr>
                            <w:rPrChange w:id="811" w:author="Andrei-Eugen Birta" w:date="2018-05-14T22:18:00Z">
                              <w:rPr>
                                <w:noProof/>
                                <w:color w:val="FF0000"/>
                              </w:rPr>
                            </w:rPrChange>
                          </w:rPr>
                          <w:pPrChange w:id="812" w:author="Andrei-Eugen Birta" w:date="2018-05-14T22:18:00Z">
                            <w:pPr>
                              <w:ind w:left="360" w:firstLine="720"/>
                            </w:pPr>
                          </w:pPrChange>
                        </w:pPr>
                      </w:p>
                    </w:txbxContent>
                  </v:textbox>
                  <w10:wrap type="tight" anchorx="margin"/>
                </v:shape>
              </w:pict>
            </mc:Fallback>
          </mc:AlternateContent>
        </w:r>
      </w:ins>
    </w:p>
    <w:p w14:paraId="27BD1C6D" w14:textId="55B40392" w:rsidR="003769C7" w:rsidRPr="00386ED0" w:rsidRDefault="003769C7">
      <w:pPr>
        <w:ind w:firstLine="720"/>
        <w:rPr>
          <w:ins w:id="813" w:author="Andrei-Eugen Birta" w:date="2018-05-14T22:19:00Z"/>
        </w:rPr>
        <w:pPrChange w:id="814" w:author="Andrei-Eugen Birta" w:date="2018-05-14T22:20:00Z">
          <w:pPr/>
        </w:pPrChange>
      </w:pPr>
      <w:ins w:id="815" w:author="Andrei-Eugen Birta" w:date="2018-05-14T22:19:00Z">
        <w:r>
          <w:t xml:space="preserve">Figure 23, shows us that the variance, starts dropping slower at </w:t>
        </w:r>
        <w:r>
          <w:rPr>
            <w:color w:val="000000" w:themeColor="text1"/>
          </w:rPr>
          <w:t>5</w:t>
        </w:r>
        <w:r w:rsidR="00087FA3">
          <w:rPr>
            <w:color w:val="000000" w:themeColor="text1"/>
          </w:rPr>
          <w:t>th</w:t>
        </w:r>
        <w:r>
          <w:t xml:space="preserve"> cluster,</w:t>
        </w:r>
      </w:ins>
      <w:ins w:id="816" w:author="Andrei-Eugen Birta" w:date="2018-05-14T22:20:00Z">
        <w:r w:rsidR="000940C1">
          <w:t xml:space="preserve"> which lead to our decision of using only 5 clusters for further processing.</w:t>
        </w:r>
        <w:r w:rsidR="00576D89">
          <w:t xml:space="preserve"> </w:t>
        </w:r>
      </w:ins>
    </w:p>
    <w:p w14:paraId="08DC80F0" w14:textId="4873537F" w:rsidR="0018596E" w:rsidRDefault="0018596E">
      <w:pPr>
        <w:ind w:left="360" w:firstLine="720"/>
        <w:rPr>
          <w:ins w:id="817" w:author="Andrei-Eugen Birta" w:date="2018-05-14T22:18:00Z"/>
        </w:rPr>
        <w:pPrChange w:id="818" w:author="Andrei-Eugen Birta" w:date="2018-05-14T22:15:00Z">
          <w:pPr>
            <w:ind w:firstLine="360"/>
          </w:pPr>
        </w:pPrChange>
      </w:pPr>
    </w:p>
    <w:p w14:paraId="7D8822B3" w14:textId="77455361" w:rsidR="00334D2B" w:rsidRPr="008A21B1" w:rsidRDefault="00752B98">
      <w:pPr>
        <w:ind w:left="360" w:firstLine="720"/>
        <w:pPrChange w:id="819" w:author="Andrei-Eugen Birta" w:date="2018-05-14T22:15:00Z">
          <w:pPr>
            <w:ind w:firstLine="360"/>
          </w:pPr>
        </w:pPrChange>
      </w:pPr>
      <w:del w:id="820" w:author="Andrei-Eugen Birta" w:date="2018-05-12T13:18:00Z">
        <w:r w:rsidRPr="008A21B1" w:rsidDel="000A1300">
          <w:delText xml:space="preserve"> and why we should consider them.</w:delText>
        </w:r>
      </w:del>
    </w:p>
    <w:p w14:paraId="790A3A12" w14:textId="113CEE77" w:rsidR="00334D2B" w:rsidRDefault="00FD19EE" w:rsidP="00992E58">
      <w:pPr>
        <w:pStyle w:val="Heading2"/>
        <w:numPr>
          <w:ilvl w:val="0"/>
          <w:numId w:val="5"/>
        </w:numPr>
        <w:rPr>
          <w:ins w:id="821" w:author="Andrei-Eugen Birta" w:date="2018-05-14T21:30:00Z"/>
          <w:rFonts w:ascii="Arial" w:hAnsi="Arial" w:cs="Arial"/>
        </w:rPr>
      </w:pPr>
      <w:bookmarkStart w:id="822" w:name="_Toc513995893"/>
      <w:bookmarkStart w:id="823" w:name="_Toc514099958"/>
      <w:ins w:id="824" w:author="Andrei-Eugen Birta" w:date="2018-05-14T21:33:00Z">
        <w:r w:rsidRPr="00FD19EE">
          <w:rPr>
            <w:rFonts w:ascii="Arial" w:hAnsi="Arial" w:cs="Arial"/>
          </w:rPr>
          <w:lastRenderedPageBreak/>
          <w:t xml:space="preserve">Prescriptive </w:t>
        </w:r>
      </w:ins>
      <w:del w:id="825" w:author="Andrei-Eugen Birta" w:date="2018-05-14T21:33:00Z">
        <w:r w:rsidR="00992E58" w:rsidDel="00FD19EE">
          <w:rPr>
            <w:rFonts w:ascii="Arial" w:hAnsi="Arial" w:cs="Arial"/>
          </w:rPr>
          <w:delText>P</w:delText>
        </w:r>
      </w:del>
      <w:del w:id="826" w:author="Andrei-Eugen Birta" w:date="2018-05-14T21:32:00Z">
        <w:r w:rsidR="00992E58" w:rsidDel="00A47FF5">
          <w:rPr>
            <w:rFonts w:ascii="Arial" w:hAnsi="Arial" w:cs="Arial"/>
          </w:rPr>
          <w:delText>e</w:delText>
        </w:r>
      </w:del>
      <w:del w:id="827" w:author="Andrei-Eugen Birta" w:date="2018-05-14T21:33:00Z">
        <w:r w:rsidR="00992E58" w:rsidDel="00FD19EE">
          <w:rPr>
            <w:rFonts w:ascii="Arial" w:hAnsi="Arial" w:cs="Arial"/>
          </w:rPr>
          <w:delText xml:space="preserve">rspective </w:delText>
        </w:r>
      </w:del>
      <w:r w:rsidR="00992E58">
        <w:rPr>
          <w:rFonts w:ascii="Arial" w:hAnsi="Arial" w:cs="Arial"/>
        </w:rPr>
        <w:t>Analysis</w:t>
      </w:r>
      <w:bookmarkEnd w:id="822"/>
      <w:bookmarkEnd w:id="823"/>
    </w:p>
    <w:p w14:paraId="711F75C4" w14:textId="264283D1" w:rsidR="00A47FF5" w:rsidRPr="00A47FF5" w:rsidRDefault="00A47FF5">
      <w:pPr>
        <w:ind w:firstLine="360"/>
        <w:rPr>
          <w:rPrChange w:id="828" w:author="Andrei-Eugen Birta" w:date="2018-05-14T21:30:00Z">
            <w:rPr>
              <w:rFonts w:ascii="Arial" w:hAnsi="Arial" w:cs="Arial"/>
            </w:rPr>
          </w:rPrChange>
        </w:rPr>
        <w:pPrChange w:id="829" w:author="Andrei-Eugen Birta" w:date="2018-05-14T21:36:00Z">
          <w:pPr>
            <w:pStyle w:val="Heading2"/>
            <w:numPr>
              <w:numId w:val="5"/>
            </w:numPr>
            <w:ind w:left="720" w:hanging="360"/>
          </w:pPr>
        </w:pPrChange>
      </w:pPr>
      <w:ins w:id="830" w:author="Andrei-Eugen Birta" w:date="2018-05-14T21:30:00Z">
        <w:r>
          <w:t xml:space="preserve">The </w:t>
        </w:r>
      </w:ins>
      <w:ins w:id="831" w:author="Andrei-Eugen Birta" w:date="2018-05-14T21:34:00Z">
        <w:r w:rsidR="00066E7D" w:rsidRPr="00066E7D">
          <w:t xml:space="preserve">Prescriptive </w:t>
        </w:r>
      </w:ins>
      <w:ins w:id="832" w:author="Andrei-Eugen Birta" w:date="2018-05-14T21:30:00Z">
        <w:r>
          <w:t xml:space="preserve">analysis is the analysis which gives the </w:t>
        </w:r>
      </w:ins>
      <w:ins w:id="833" w:author="Andrei-Eugen Birta" w:date="2018-05-14T21:31:00Z">
        <w:r w:rsidR="001D34E5">
          <w:t>concerned authorities,</w:t>
        </w:r>
      </w:ins>
      <w:ins w:id="834" w:author="Andrei-Eugen Birta" w:date="2018-05-14T21:35:00Z">
        <w:r w:rsidR="001D34E5">
          <w:t xml:space="preserve"> a “prescription”, some advice on how to reach the goal or, in this case, how to prevent collisions from happening.</w:t>
        </w:r>
      </w:ins>
    </w:p>
    <w:p w14:paraId="1DA4F794" w14:textId="0D6A7142" w:rsidR="00992E58" w:rsidRDefault="00992E58" w:rsidP="00992E58">
      <w:pPr>
        <w:rPr>
          <w:ins w:id="835" w:author="Andrei-Eugen Birta" w:date="2018-05-14T12:59:00Z"/>
        </w:rPr>
      </w:pPr>
      <w:r>
        <w:t xml:space="preserve">What can be done, in order to stop </w:t>
      </w:r>
      <w:del w:id="836" w:author="Andrei-Eugen Birta" w:date="2018-05-14T21:36:00Z">
        <w:r w:rsidDel="00CD00BD">
          <w:delText xml:space="preserve">it </w:delText>
        </w:r>
      </w:del>
      <w:ins w:id="837" w:author="Andrei-Eugen Birta" w:date="2018-05-14T21:36:00Z">
        <w:r w:rsidR="00CD00BD">
          <w:t xml:space="preserve">collisions </w:t>
        </w:r>
      </w:ins>
      <w:r>
        <w:t>from happening?</w:t>
      </w:r>
    </w:p>
    <w:p w14:paraId="0B64C466" w14:textId="3B1243D9" w:rsidR="00D87BE4" w:rsidRDefault="00D87BE4">
      <w:pPr>
        <w:ind w:firstLine="360"/>
        <w:rPr>
          <w:ins w:id="838" w:author="Andrei-Eugen Birta" w:date="2018-05-14T13:02:00Z"/>
        </w:rPr>
        <w:pPrChange w:id="839" w:author="Andrei-Eugen Birta" w:date="2018-05-14T12:36:00Z">
          <w:pPr/>
        </w:pPrChange>
      </w:pPr>
      <w:ins w:id="840" w:author="Andrei-Eugen Birta" w:date="2018-05-14T13:01:00Z">
        <w:r>
          <w:t xml:space="preserve">According to an article by </w:t>
        </w:r>
        <w:r w:rsidRPr="00D87BE4">
          <w:t>M</w:t>
        </w:r>
        <w:r>
          <w:t>elissa</w:t>
        </w:r>
        <w:r w:rsidRPr="00D87BE4">
          <w:t xml:space="preserve"> </w:t>
        </w:r>
        <w:r>
          <w:t>Mayntz</w:t>
        </w:r>
        <w:r w:rsidR="00A02122">
          <w:t xml:space="preserve"> “Airport Bird </w:t>
        </w:r>
      </w:ins>
      <w:ins w:id="841" w:author="Andrei-Eugen Birta" w:date="2018-05-14T13:02:00Z">
        <w:r w:rsidR="00A02122">
          <w:t>Control Methods</w:t>
        </w:r>
      </w:ins>
      <w:ins w:id="842" w:author="Andrei-Eugen Birta" w:date="2018-05-14T13:01:00Z">
        <w:r w:rsidR="00A02122">
          <w:t>”</w:t>
        </w:r>
      </w:ins>
      <w:ins w:id="843" w:author="Andrei-Eugen Birta" w:date="2018-05-14T13:02:00Z">
        <w:r w:rsidR="00A02122">
          <w:t>, there are three main of minimizing airplane-wildlife collisions</w:t>
        </w:r>
      </w:ins>
      <w:ins w:id="844" w:author="Andrei-Eugen Birta" w:date="2018-05-14T13:04:00Z">
        <w:r w:rsidR="00945449">
          <w:t>, most successful airports have reported using a combination of all three:</w:t>
        </w:r>
      </w:ins>
    </w:p>
    <w:p w14:paraId="0C3221D2" w14:textId="03D877B0" w:rsidR="00A02122" w:rsidRDefault="00A02122">
      <w:pPr>
        <w:pStyle w:val="ListParagraph"/>
        <w:numPr>
          <w:ilvl w:val="0"/>
          <w:numId w:val="13"/>
        </w:numPr>
        <w:rPr>
          <w:ins w:id="845" w:author="Andrei-Eugen Birta" w:date="2018-05-14T13:04:00Z"/>
        </w:rPr>
        <w:pPrChange w:id="846" w:author="Andrei-Eugen Birta" w:date="2018-05-14T13:02:00Z">
          <w:pPr/>
        </w:pPrChange>
      </w:pPr>
      <w:ins w:id="847" w:author="Andrei-Eugen Birta" w:date="2018-05-14T13:02:00Z">
        <w:r>
          <w:t>Modif</w:t>
        </w:r>
      </w:ins>
      <w:ins w:id="848" w:author="Andrei-Eugen Birta" w:date="2018-05-14T13:03:00Z">
        <w:r>
          <w:t>ying the Habitat:</w:t>
        </w:r>
      </w:ins>
    </w:p>
    <w:p w14:paraId="77523541" w14:textId="6F61913E" w:rsidR="009F1FA1" w:rsidRDefault="009F1FA1">
      <w:pPr>
        <w:pStyle w:val="ListParagraph"/>
        <w:numPr>
          <w:ilvl w:val="1"/>
          <w:numId w:val="13"/>
        </w:numPr>
        <w:rPr>
          <w:ins w:id="849" w:author="Andrei-Eugen Birta" w:date="2018-05-14T13:04:00Z"/>
        </w:rPr>
        <w:pPrChange w:id="850" w:author="Andrei-Eugen Birta" w:date="2018-05-14T13:06:00Z">
          <w:pPr>
            <w:pStyle w:val="ListParagraph"/>
            <w:numPr>
              <w:numId w:val="13"/>
            </w:numPr>
            <w:ind w:left="1080" w:hanging="360"/>
          </w:pPr>
        </w:pPrChange>
      </w:pPr>
      <w:ins w:id="851" w:author="Andrei-Eugen Birta" w:date="2018-05-14T13:04:00Z">
        <w:r>
          <w:t>Removing seed-bearing plants to eliminate food sources</w:t>
        </w:r>
      </w:ins>
    </w:p>
    <w:p w14:paraId="27D1F36E" w14:textId="3C5B375A" w:rsidR="009F1FA1" w:rsidRDefault="00E07454">
      <w:pPr>
        <w:pStyle w:val="ListParagraph"/>
        <w:numPr>
          <w:ilvl w:val="1"/>
          <w:numId w:val="13"/>
        </w:numPr>
        <w:rPr>
          <w:ins w:id="852" w:author="Andrei-Eugen Birta" w:date="2018-05-14T13:04:00Z"/>
        </w:rPr>
        <w:pPrChange w:id="853" w:author="Andrei-Eugen Birta" w:date="2018-05-14T13:04:00Z">
          <w:pPr>
            <w:pStyle w:val="ListParagraph"/>
            <w:numPr>
              <w:numId w:val="13"/>
            </w:numPr>
            <w:ind w:left="1080" w:hanging="360"/>
          </w:pPr>
        </w:pPrChange>
      </w:pPr>
      <w:ins w:id="854" w:author="Andrei-Eugen Birta" w:date="2018-05-14T13:04:00Z">
        <w:r>
          <w:t xml:space="preserve">Covering nearby </w:t>
        </w:r>
      </w:ins>
      <w:ins w:id="855" w:author="Andrei-Eugen Birta" w:date="2018-05-14T13:06:00Z">
        <w:r>
          <w:t>water sources</w:t>
        </w:r>
      </w:ins>
      <w:ins w:id="856" w:author="Andrei-Eugen Birta" w:date="2018-05-14T13:04:00Z">
        <w:r w:rsidR="009F1FA1">
          <w:t xml:space="preserve"> with netting to prevent birds from landing</w:t>
        </w:r>
      </w:ins>
    </w:p>
    <w:p w14:paraId="3C747D55" w14:textId="77777777" w:rsidR="009F1FA1" w:rsidRDefault="009F1FA1">
      <w:pPr>
        <w:pStyle w:val="ListParagraph"/>
        <w:numPr>
          <w:ilvl w:val="1"/>
          <w:numId w:val="13"/>
        </w:numPr>
        <w:rPr>
          <w:ins w:id="857" w:author="Andrei-Eugen Birta" w:date="2018-05-14T13:04:00Z"/>
        </w:rPr>
        <w:pPrChange w:id="858" w:author="Andrei-Eugen Birta" w:date="2018-05-14T13:04:00Z">
          <w:pPr>
            <w:pStyle w:val="ListParagraph"/>
            <w:numPr>
              <w:numId w:val="13"/>
            </w:numPr>
            <w:ind w:left="1080" w:hanging="360"/>
          </w:pPr>
        </w:pPrChange>
      </w:pPr>
      <w:ins w:id="859" w:author="Andrei-Eugen Birta" w:date="2018-05-14T13:04:00Z">
        <w:r>
          <w:t>Removing brush and trees that serve as attractive nesting sites</w:t>
        </w:r>
      </w:ins>
    </w:p>
    <w:p w14:paraId="227459BB" w14:textId="7C261A80" w:rsidR="009F1FA1" w:rsidRDefault="009F1FA1">
      <w:pPr>
        <w:pStyle w:val="ListParagraph"/>
        <w:numPr>
          <w:ilvl w:val="1"/>
          <w:numId w:val="13"/>
        </w:numPr>
        <w:rPr>
          <w:ins w:id="860" w:author="Andrei-Eugen Birta" w:date="2018-05-14T13:03:00Z"/>
        </w:rPr>
        <w:pPrChange w:id="861" w:author="Andrei-Eugen Birta" w:date="2018-05-14T13:04:00Z">
          <w:pPr/>
        </w:pPrChange>
      </w:pPr>
      <w:ins w:id="862" w:author="Andrei-Eugen Birta" w:date="2018-05-14T13:04:00Z">
        <w:r>
          <w:t>Keeping grass mowed short so it is not as suitable for bird shelter</w:t>
        </w:r>
      </w:ins>
    </w:p>
    <w:p w14:paraId="742CBC4E" w14:textId="5A7A3A3B" w:rsidR="00A02122" w:rsidRDefault="00A02122">
      <w:pPr>
        <w:pStyle w:val="ListParagraph"/>
        <w:numPr>
          <w:ilvl w:val="0"/>
          <w:numId w:val="13"/>
        </w:numPr>
        <w:rPr>
          <w:ins w:id="863" w:author="Andrei-Eugen Birta" w:date="2018-05-14T13:04:00Z"/>
        </w:rPr>
        <w:pPrChange w:id="864" w:author="Andrei-Eugen Birta" w:date="2018-05-14T13:02:00Z">
          <w:pPr/>
        </w:pPrChange>
      </w:pPr>
      <w:ins w:id="865" w:author="Andrei-Eugen Birta" w:date="2018-05-14T13:03:00Z">
        <w:r>
          <w:t>Controlling bird behavior:</w:t>
        </w:r>
      </w:ins>
    </w:p>
    <w:p w14:paraId="57FDAF89" w14:textId="77777777" w:rsidR="009F1FA1" w:rsidRPr="003C1F17" w:rsidRDefault="009F1FA1">
      <w:pPr>
        <w:numPr>
          <w:ilvl w:val="1"/>
          <w:numId w:val="13"/>
        </w:numPr>
        <w:shd w:val="clear" w:color="auto" w:fill="FFFFFF"/>
        <w:spacing w:before="100" w:beforeAutospacing="1" w:after="100" w:afterAutospacing="1" w:line="240" w:lineRule="auto"/>
        <w:rPr>
          <w:ins w:id="866" w:author="Andrei-Eugen Birta" w:date="2018-05-14T13:05:00Z"/>
          <w:rPrChange w:id="867" w:author="Andrei-Eugen Birta" w:date="2018-05-14T13:05:00Z">
            <w:rPr>
              <w:ins w:id="868" w:author="Andrei-Eugen Birta" w:date="2018-05-14T13:05:00Z"/>
              <w:rFonts w:ascii="Work Sans" w:eastAsia="Times New Roman" w:hAnsi="Work Sans" w:cs="Times New Roman"/>
              <w:color w:val="000000"/>
              <w:sz w:val="26"/>
              <w:szCs w:val="26"/>
            </w:rPr>
          </w:rPrChange>
        </w:rPr>
        <w:pPrChange w:id="869" w:author="Andrei-Eugen Birta" w:date="2018-05-14T13:05:00Z">
          <w:pPr>
            <w:numPr>
              <w:numId w:val="13"/>
            </w:numPr>
            <w:shd w:val="clear" w:color="auto" w:fill="FFFFFF"/>
            <w:spacing w:before="100" w:beforeAutospacing="1" w:after="100" w:afterAutospacing="1" w:line="240" w:lineRule="auto"/>
            <w:ind w:left="1080" w:hanging="360"/>
          </w:pPr>
        </w:pPrChange>
      </w:pPr>
      <w:ins w:id="870" w:author="Andrei-Eugen Birta" w:date="2018-05-14T13:05:00Z">
        <w:r w:rsidRPr="003C1F17">
          <w:rPr>
            <w:rPrChange w:id="871" w:author="Andrei-Eugen Birta" w:date="2018-05-14T13:05:00Z">
              <w:rPr>
                <w:rFonts w:ascii="Work Sans" w:eastAsia="Times New Roman" w:hAnsi="Work Sans" w:cs="Times New Roman"/>
                <w:color w:val="000000"/>
                <w:sz w:val="26"/>
                <w:szCs w:val="26"/>
              </w:rPr>
            </w:rPrChange>
          </w:rPr>
          <w:t>Using sonic cannons, recorded predator calls and other noise generators to disrupt birds</w:t>
        </w:r>
      </w:ins>
    </w:p>
    <w:p w14:paraId="3A43F1E9" w14:textId="77777777" w:rsidR="009F1FA1" w:rsidRPr="003C1F17" w:rsidRDefault="009F1FA1">
      <w:pPr>
        <w:numPr>
          <w:ilvl w:val="1"/>
          <w:numId w:val="13"/>
        </w:numPr>
        <w:shd w:val="clear" w:color="auto" w:fill="FFFFFF"/>
        <w:spacing w:before="100" w:beforeAutospacing="1" w:after="100" w:afterAutospacing="1" w:line="240" w:lineRule="auto"/>
        <w:rPr>
          <w:ins w:id="872" w:author="Andrei-Eugen Birta" w:date="2018-05-14T13:05:00Z"/>
          <w:rPrChange w:id="873" w:author="Andrei-Eugen Birta" w:date="2018-05-14T13:05:00Z">
            <w:rPr>
              <w:ins w:id="874" w:author="Andrei-Eugen Birta" w:date="2018-05-14T13:05:00Z"/>
              <w:rFonts w:ascii="Work Sans" w:eastAsia="Times New Roman" w:hAnsi="Work Sans" w:cs="Times New Roman"/>
              <w:color w:val="000000"/>
              <w:sz w:val="26"/>
              <w:szCs w:val="26"/>
            </w:rPr>
          </w:rPrChange>
        </w:rPr>
        <w:pPrChange w:id="875" w:author="Andrei-Eugen Birta" w:date="2018-05-14T13:05:00Z">
          <w:pPr>
            <w:numPr>
              <w:numId w:val="13"/>
            </w:numPr>
            <w:shd w:val="clear" w:color="auto" w:fill="FFFFFF"/>
            <w:spacing w:before="100" w:beforeAutospacing="1" w:after="100" w:afterAutospacing="1" w:line="240" w:lineRule="auto"/>
            <w:ind w:left="1080" w:hanging="360"/>
          </w:pPr>
        </w:pPrChange>
      </w:pPr>
      <w:ins w:id="876" w:author="Andrei-Eugen Birta" w:date="2018-05-14T13:05:00Z">
        <w:r w:rsidRPr="003C1F17">
          <w:rPr>
            <w:rPrChange w:id="877" w:author="Andrei-Eugen Birta" w:date="2018-05-14T13:05:00Z">
              <w:rPr>
                <w:rFonts w:ascii="Work Sans" w:eastAsia="Times New Roman" w:hAnsi="Work Sans" w:cs="Times New Roman"/>
                <w:color w:val="000000"/>
                <w:sz w:val="26"/>
                <w:szCs w:val="26"/>
              </w:rPr>
            </w:rPrChange>
          </w:rPr>
          <w:t>Using lasers at dawn and dusk to simulate predators and scare birds away</w:t>
        </w:r>
      </w:ins>
    </w:p>
    <w:p w14:paraId="5BA45B00" w14:textId="77777777" w:rsidR="009F1FA1" w:rsidRPr="003C1F17" w:rsidRDefault="009F1FA1">
      <w:pPr>
        <w:numPr>
          <w:ilvl w:val="1"/>
          <w:numId w:val="13"/>
        </w:numPr>
        <w:shd w:val="clear" w:color="auto" w:fill="FFFFFF"/>
        <w:spacing w:before="100" w:beforeAutospacing="1" w:after="100" w:afterAutospacing="1" w:line="240" w:lineRule="auto"/>
        <w:rPr>
          <w:ins w:id="878" w:author="Andrei-Eugen Birta" w:date="2018-05-14T13:05:00Z"/>
          <w:rPrChange w:id="879" w:author="Andrei-Eugen Birta" w:date="2018-05-14T13:05:00Z">
            <w:rPr>
              <w:ins w:id="880" w:author="Andrei-Eugen Birta" w:date="2018-05-14T13:05:00Z"/>
              <w:rFonts w:ascii="Work Sans" w:eastAsia="Times New Roman" w:hAnsi="Work Sans" w:cs="Times New Roman"/>
              <w:color w:val="000000"/>
              <w:sz w:val="26"/>
              <w:szCs w:val="26"/>
            </w:rPr>
          </w:rPrChange>
        </w:rPr>
        <w:pPrChange w:id="881" w:author="Andrei-Eugen Birta" w:date="2018-05-14T13:05:00Z">
          <w:pPr>
            <w:numPr>
              <w:numId w:val="13"/>
            </w:numPr>
            <w:shd w:val="clear" w:color="auto" w:fill="FFFFFF"/>
            <w:spacing w:before="100" w:beforeAutospacing="1" w:after="100" w:afterAutospacing="1" w:line="240" w:lineRule="auto"/>
            <w:ind w:left="1080" w:hanging="360"/>
          </w:pPr>
        </w:pPrChange>
      </w:pPr>
      <w:ins w:id="882" w:author="Andrei-Eugen Birta" w:date="2018-05-14T13:05:00Z">
        <w:r w:rsidRPr="003C1F17">
          <w:rPr>
            <w:rPrChange w:id="883" w:author="Andrei-Eugen Birta" w:date="2018-05-14T13:05:00Z">
              <w:rPr>
                <w:rFonts w:ascii="Work Sans" w:eastAsia="Times New Roman" w:hAnsi="Work Sans" w:cs="Times New Roman"/>
                <w:color w:val="000000"/>
                <w:sz w:val="26"/>
                <w:szCs w:val="26"/>
              </w:rPr>
            </w:rPrChange>
          </w:rPr>
          <w:t>Flying trained falcons over roosting areas to disrupt birds before they nest</w:t>
        </w:r>
      </w:ins>
    </w:p>
    <w:p w14:paraId="1E18C5D3" w14:textId="6B3CB63B" w:rsidR="009F1FA1" w:rsidRDefault="009F1FA1">
      <w:pPr>
        <w:numPr>
          <w:ilvl w:val="1"/>
          <w:numId w:val="13"/>
        </w:numPr>
        <w:shd w:val="clear" w:color="auto" w:fill="FFFFFF"/>
        <w:spacing w:before="100" w:beforeAutospacing="1" w:after="100" w:afterAutospacing="1" w:line="240" w:lineRule="auto"/>
        <w:rPr>
          <w:ins w:id="884" w:author="Andrei-Eugen Birta" w:date="2018-05-14T13:03:00Z"/>
        </w:rPr>
        <w:pPrChange w:id="885" w:author="Andrei-Eugen Birta" w:date="2018-05-14T13:07:00Z">
          <w:pPr/>
        </w:pPrChange>
      </w:pPr>
      <w:ins w:id="886" w:author="Andrei-Eugen Birta" w:date="2018-05-14T13:05:00Z">
        <w:r w:rsidRPr="003C1F17">
          <w:rPr>
            <w:rPrChange w:id="887" w:author="Andrei-Eugen Birta" w:date="2018-05-14T13:05:00Z">
              <w:rPr>
                <w:rFonts w:ascii="Work Sans" w:eastAsia="Times New Roman" w:hAnsi="Work Sans" w:cs="Times New Roman"/>
                <w:color w:val="000000"/>
                <w:sz w:val="26"/>
                <w:szCs w:val="26"/>
              </w:rPr>
            </w:rPrChange>
          </w:rPr>
          <w:t>Training dogs to track through the habitat and teach birds that the area has many predators</w:t>
        </w:r>
      </w:ins>
    </w:p>
    <w:p w14:paraId="0AB3C692" w14:textId="5B324A38" w:rsidR="00A02122" w:rsidRDefault="00A02122">
      <w:pPr>
        <w:pStyle w:val="ListParagraph"/>
        <w:numPr>
          <w:ilvl w:val="0"/>
          <w:numId w:val="13"/>
        </w:numPr>
        <w:rPr>
          <w:ins w:id="888" w:author="Andrei-Eugen Birta" w:date="2018-05-14T13:05:00Z"/>
        </w:rPr>
        <w:pPrChange w:id="889" w:author="Andrei-Eugen Birta" w:date="2018-05-14T13:02:00Z">
          <w:pPr/>
        </w:pPrChange>
      </w:pPr>
      <w:ins w:id="890" w:author="Andrei-Eugen Birta" w:date="2018-05-14T13:03:00Z">
        <w:r>
          <w:t>Controlling aircraft behavior:</w:t>
        </w:r>
      </w:ins>
    </w:p>
    <w:p w14:paraId="1387F5FD" w14:textId="47DF7A3C" w:rsidR="003C1F17" w:rsidRDefault="003C1F17">
      <w:pPr>
        <w:pStyle w:val="ListParagraph"/>
        <w:numPr>
          <w:ilvl w:val="1"/>
          <w:numId w:val="13"/>
        </w:numPr>
        <w:rPr>
          <w:ins w:id="891" w:author="Andrei-Eugen Birta" w:date="2018-05-14T13:05:00Z"/>
        </w:rPr>
        <w:pPrChange w:id="892" w:author="Andrei-Eugen Birta" w:date="2018-05-14T13:05:00Z">
          <w:pPr>
            <w:pStyle w:val="ListParagraph"/>
            <w:numPr>
              <w:numId w:val="13"/>
            </w:numPr>
            <w:ind w:left="1080" w:hanging="360"/>
          </w:pPr>
        </w:pPrChange>
      </w:pPr>
      <w:ins w:id="893" w:author="Andrei-Eugen Birta" w:date="2018-05-14T13:05:00Z">
        <w:r>
          <w:t xml:space="preserve">Training spotters with binoculars and scopes to pinpoint hazardous </w:t>
        </w:r>
      </w:ins>
      <w:ins w:id="894" w:author="Andrei-Eugen Birta" w:date="2018-05-14T13:07:00Z">
        <w:r w:rsidR="00875764">
          <w:t>bird’s</w:t>
        </w:r>
      </w:ins>
      <w:ins w:id="895" w:author="Andrei-Eugen Birta" w:date="2018-05-14T13:05:00Z">
        <w:r>
          <w:t xml:space="preserve"> areas and directing planes to different runways or approaches</w:t>
        </w:r>
      </w:ins>
    </w:p>
    <w:p w14:paraId="61F49A30" w14:textId="77777777" w:rsidR="003C1F17" w:rsidRDefault="003C1F17">
      <w:pPr>
        <w:pStyle w:val="ListParagraph"/>
        <w:numPr>
          <w:ilvl w:val="1"/>
          <w:numId w:val="13"/>
        </w:numPr>
        <w:rPr>
          <w:ins w:id="896" w:author="Andrei-Eugen Birta" w:date="2018-05-14T13:05:00Z"/>
        </w:rPr>
        <w:pPrChange w:id="897" w:author="Andrei-Eugen Birta" w:date="2018-05-14T13:05:00Z">
          <w:pPr>
            <w:pStyle w:val="ListParagraph"/>
            <w:numPr>
              <w:numId w:val="13"/>
            </w:numPr>
            <w:ind w:left="1080" w:hanging="360"/>
          </w:pPr>
        </w:pPrChange>
      </w:pPr>
      <w:ins w:id="898" w:author="Andrei-Eugen Birta" w:date="2018-05-14T13:05:00Z">
        <w:r>
          <w:t>Using radar equipment to track the movement and density of bird flocks to predict their behavior and manage control techniques more effectively</w:t>
        </w:r>
      </w:ins>
    </w:p>
    <w:p w14:paraId="335629DA" w14:textId="0D0373A1" w:rsidR="003C1F17" w:rsidRDefault="003C1F17">
      <w:pPr>
        <w:pStyle w:val="ListParagraph"/>
        <w:numPr>
          <w:ilvl w:val="1"/>
          <w:numId w:val="13"/>
        </w:numPr>
        <w:rPr>
          <w:ins w:id="899" w:author="Andrei-Eugen Birta" w:date="2018-05-14T12:59:00Z"/>
        </w:rPr>
        <w:pPrChange w:id="900" w:author="Andrei-Eugen Birta" w:date="2018-05-14T13:05:00Z">
          <w:pPr/>
        </w:pPrChange>
      </w:pPr>
      <w:ins w:id="901" w:author="Andrei-Eugen Birta" w:date="2018-05-14T13:05:00Z">
        <w:r>
          <w:t>Adjusting flight times to avoid the busiest hours for bird activity, such as early morning and late evening or during peak migration periods</w:t>
        </w:r>
      </w:ins>
    </w:p>
    <w:p w14:paraId="4512261F" w14:textId="7E70C139" w:rsidR="00CA7F0C" w:rsidRDefault="003706F8">
      <w:pPr>
        <w:ind w:firstLine="360"/>
        <w:rPr>
          <w:ins w:id="902" w:author="Andrei-Eugen Birta" w:date="2018-05-14T12:53:00Z"/>
        </w:rPr>
        <w:pPrChange w:id="903" w:author="Andrei-Eugen Birta" w:date="2018-05-14T12:36:00Z">
          <w:pPr/>
        </w:pPrChange>
      </w:pPr>
      <w:ins w:id="904" w:author="Andrei-Eugen Birta" w:date="2018-05-14T12:52:00Z">
        <w:r>
          <w:t>According to</w:t>
        </w:r>
        <w:r w:rsidR="00CA7F0C" w:rsidRPr="00CA7F0C">
          <w:t xml:space="preserve"> Roger Nicholson, Ph.D., Associate Technical Fellow, Aviation System Safety, and William S. Reed, Safety Pilot, Boeing Flight Technical and Safety</w:t>
        </w:r>
        <w:r>
          <w:t xml:space="preserve">; some of the best preventive measures against </w:t>
        </w:r>
      </w:ins>
      <w:ins w:id="905" w:author="Andrei-Eugen Birta" w:date="2018-05-14T12:53:00Z">
        <w:r>
          <w:t xml:space="preserve">wildlife collisions are: </w:t>
        </w:r>
      </w:ins>
    </w:p>
    <w:p w14:paraId="5B616823" w14:textId="2611C88C" w:rsidR="003706F8" w:rsidRDefault="003706F8">
      <w:pPr>
        <w:pStyle w:val="ListParagraph"/>
        <w:numPr>
          <w:ilvl w:val="0"/>
          <w:numId w:val="12"/>
        </w:numPr>
        <w:rPr>
          <w:ins w:id="906" w:author="Andrei-Eugen Birta" w:date="2018-05-14T12:53:00Z"/>
        </w:rPr>
        <w:pPrChange w:id="907" w:author="Andrei-Eugen Birta" w:date="2018-05-14T12:53:00Z">
          <w:pPr/>
        </w:pPrChange>
      </w:pPr>
      <w:ins w:id="908" w:author="Andrei-Eugen Birta" w:date="2018-05-14T12:53:00Z">
        <w:r>
          <w:t xml:space="preserve">Delaying the takeoff or landing when fuel permits. </w:t>
        </w:r>
      </w:ins>
    </w:p>
    <w:p w14:paraId="6E300BF9" w14:textId="6E339EBE" w:rsidR="003706F8" w:rsidRDefault="003706F8">
      <w:pPr>
        <w:pStyle w:val="ListParagraph"/>
        <w:numPr>
          <w:ilvl w:val="0"/>
          <w:numId w:val="12"/>
        </w:numPr>
        <w:rPr>
          <w:ins w:id="909" w:author="Andrei-Eugen Birta" w:date="2018-05-14T12:54:00Z"/>
        </w:rPr>
        <w:pPrChange w:id="910" w:author="Andrei-Eugen Birta" w:date="2018-05-14T12:53:00Z">
          <w:pPr/>
        </w:pPrChange>
      </w:pPr>
      <w:ins w:id="911" w:author="Andrei-Eugen Birta" w:date="2018-05-14T12:53:00Z">
        <w:r>
          <w:t>Take off or land</w:t>
        </w:r>
      </w:ins>
      <w:ins w:id="912" w:author="Andrei-Eugen Birta" w:date="2018-05-14T12:54:00Z">
        <w:r w:rsidR="00B1346C">
          <w:t>ing</w:t>
        </w:r>
      </w:ins>
      <w:ins w:id="913" w:author="Andrei-Eugen Birta" w:date="2018-05-14T12:53:00Z">
        <w:r>
          <w:t xml:space="preserve"> on another </w:t>
        </w:r>
      </w:ins>
      <w:ins w:id="914" w:author="Andrei-Eugen Birta" w:date="2018-05-14T12:54:00Z">
        <w:r w:rsidR="00B1346C">
          <w:t>runway.</w:t>
        </w:r>
      </w:ins>
    </w:p>
    <w:p w14:paraId="4D5DC719" w14:textId="7FFA9B5B" w:rsidR="008F23F9" w:rsidRDefault="008F23F9">
      <w:pPr>
        <w:pStyle w:val="ListParagraph"/>
        <w:numPr>
          <w:ilvl w:val="0"/>
          <w:numId w:val="12"/>
        </w:numPr>
        <w:rPr>
          <w:ins w:id="915" w:author="Andrei-Eugen Birta" w:date="2018-05-14T12:55:00Z"/>
        </w:rPr>
        <w:pPrChange w:id="916" w:author="Andrei-Eugen Birta" w:date="2018-05-14T12:53:00Z">
          <w:pPr/>
        </w:pPrChange>
      </w:pPr>
      <w:ins w:id="917" w:author="Andrei-Eugen Birta" w:date="2018-05-14T12:55:00Z">
        <w:r>
          <w:t>Thorough</w:t>
        </w:r>
      </w:ins>
      <w:ins w:id="918" w:author="Andrei-Eugen Birta" w:date="2018-05-14T12:54:00Z">
        <w:r>
          <w:t xml:space="preserve"> preparation an</w:t>
        </w:r>
      </w:ins>
      <w:ins w:id="919" w:author="Andrei-Eugen Birta" w:date="2018-05-14T12:55:00Z">
        <w:r>
          <w:t>d training effectuated by all crew members, be it pilot or flight assistant.</w:t>
        </w:r>
      </w:ins>
    </w:p>
    <w:p w14:paraId="4C26F5DB" w14:textId="3ADBB4B2" w:rsidR="009F32DA" w:rsidRDefault="00792DD9">
      <w:pPr>
        <w:ind w:firstLine="360"/>
        <w:rPr>
          <w:ins w:id="920" w:author="Andrei-Eugen Birta" w:date="2018-05-14T13:07:00Z"/>
        </w:rPr>
        <w:pPrChange w:id="921" w:author="Andrei-Eugen Birta" w:date="2018-05-14T12:56:00Z">
          <w:pPr/>
        </w:pPrChange>
      </w:pPr>
      <w:ins w:id="922" w:author="Andrei-Eugen Birta" w:date="2018-05-14T12:56:00Z">
        <w:r>
          <w:lastRenderedPageBreak/>
          <w:t xml:space="preserve">According to </w:t>
        </w:r>
        <w:r w:rsidRPr="00792DD9">
          <w:t xml:space="preserve">Michael Begier, national </w:t>
        </w:r>
      </w:ins>
      <w:ins w:id="923" w:author="Andrei-Eugen Birta" w:date="2018-05-14T12:57:00Z">
        <w:r w:rsidRPr="00792DD9">
          <w:t>coordinator</w:t>
        </w:r>
      </w:ins>
      <w:ins w:id="924" w:author="Andrei-Eugen Birta" w:date="2018-05-14T12:56:00Z">
        <w:r w:rsidRPr="00792DD9">
          <w:t xml:space="preserve"> of the airport wildlife hazards </w:t>
        </w:r>
      </w:ins>
      <w:ins w:id="925" w:author="Andrei-Eugen Birta" w:date="2018-05-14T12:57:00Z">
        <w:r>
          <w:t>program</w:t>
        </w:r>
      </w:ins>
      <w:ins w:id="926" w:author="Andrei-Eugen Birta" w:date="2018-05-14T12:56:00Z">
        <w:r w:rsidRPr="00792DD9">
          <w:t xml:space="preserve"> at t</w:t>
        </w:r>
        <w:r>
          <w:t xml:space="preserve">he US Department of Agriculture; the use of </w:t>
        </w:r>
      </w:ins>
      <w:ins w:id="927" w:author="Andrei-Eugen Birta" w:date="2018-05-14T12:57:00Z">
        <w:r w:rsidR="00007ECF" w:rsidRPr="00007ECF">
          <w:t>pyrotechnics</w:t>
        </w:r>
        <w:r w:rsidR="00007ECF">
          <w:t xml:space="preserve">, like flash bangs, gun shots or fireworks, has been proved to be quite </w:t>
        </w:r>
      </w:ins>
      <w:ins w:id="928" w:author="Andrei-Eugen Birta" w:date="2018-05-14T12:58:00Z">
        <w:r w:rsidR="00007ECF">
          <w:t>efficient in distracting birds and scaring them away from an runway.</w:t>
        </w:r>
      </w:ins>
    </w:p>
    <w:p w14:paraId="19AFE0EA" w14:textId="0CFFBED8" w:rsidR="005753EF" w:rsidRDefault="005753EF">
      <w:pPr>
        <w:ind w:firstLine="360"/>
        <w:rPr>
          <w:ins w:id="929" w:author="Andrei-Eugen Birta" w:date="2018-05-14T13:10:00Z"/>
        </w:rPr>
        <w:pPrChange w:id="930" w:author="Andrei-Eugen Birta" w:date="2018-05-14T12:56:00Z">
          <w:pPr/>
        </w:pPrChange>
      </w:pPr>
      <w:ins w:id="931" w:author="Andrei-Eugen Birta" w:date="2018-05-14T13:08:00Z">
        <w:r w:rsidRPr="005753EF">
          <w:t>Ellen Lindblad</w:t>
        </w:r>
        <w:r>
          <w:t xml:space="preserve"> </w:t>
        </w:r>
        <w:r w:rsidRPr="005753EF">
          <w:t>director of planning and environmental compliance at Southwest Florida International Airport</w:t>
        </w:r>
        <w:r>
          <w:t xml:space="preserve"> </w:t>
        </w:r>
      </w:ins>
      <w:ins w:id="932" w:author="Andrei-Eugen Birta" w:date="2018-05-14T13:09:00Z">
        <w:r>
          <w:t xml:space="preserve">has employed Sky, a canine helper that managed to reduce the wildlife collisions </w:t>
        </w:r>
      </w:ins>
      <w:ins w:id="933" w:author="Andrei-Eugen Birta" w:date="2018-05-14T13:10:00Z">
        <w:r>
          <w:t>at RSW airport by 17%, by simply chasing them away.</w:t>
        </w:r>
      </w:ins>
    </w:p>
    <w:p w14:paraId="4A492EE0" w14:textId="080F97D1" w:rsidR="00E132F8" w:rsidRDefault="00E132F8">
      <w:pPr>
        <w:ind w:firstLine="360"/>
        <w:rPr>
          <w:ins w:id="934" w:author="Andrei-Eugen Birta" w:date="2018-05-14T21:36:00Z"/>
        </w:rPr>
        <w:pPrChange w:id="935" w:author="Andrei-Eugen Birta" w:date="2018-05-14T12:56:00Z">
          <w:pPr/>
        </w:pPrChange>
      </w:pPr>
      <w:ins w:id="936" w:author="Andrei-Eugen Birta" w:date="2018-05-14T13:10:00Z">
        <w:r w:rsidRPr="00E132F8">
          <w:t>Salt Lake City airport</w:t>
        </w:r>
        <w:r>
          <w:t xml:space="preserve"> (</w:t>
        </w:r>
      </w:ins>
      <w:ins w:id="937" w:author="Andrei-Eugen Birta" w:date="2018-05-14T13:11:00Z">
        <w:r>
          <w:t xml:space="preserve">SLC) has employed the use of pigs in order to disrupt the habitat of several Californian Gulls families in order to </w:t>
        </w:r>
      </w:ins>
      <w:ins w:id="938" w:author="Andrei-Eugen Birta" w:date="2018-05-14T13:12:00Z">
        <w:r>
          <w:t>scare the birds away from the adjacent to the airport island, that severed as the birds habitat.</w:t>
        </w:r>
      </w:ins>
    </w:p>
    <w:p w14:paraId="515A8814" w14:textId="1E7036F2" w:rsidR="00CA7F0C" w:rsidRPr="00992E58" w:rsidDel="00CA7F0C" w:rsidRDefault="00CA7F0C">
      <w:pPr>
        <w:ind w:firstLine="360"/>
        <w:rPr>
          <w:del w:id="939" w:author="Andrei-Eugen Birta" w:date="2018-05-14T12:52:00Z"/>
        </w:rPr>
        <w:pPrChange w:id="940" w:author="Andrei-Eugen Birta" w:date="2018-05-14T12:36:00Z">
          <w:pPr/>
        </w:pPrChange>
      </w:pPr>
      <w:bookmarkStart w:id="941" w:name="_Toc514096952"/>
      <w:bookmarkStart w:id="942" w:name="_Toc514099959"/>
      <w:bookmarkEnd w:id="941"/>
      <w:bookmarkEnd w:id="942"/>
    </w:p>
    <w:p w14:paraId="3A09A928" w14:textId="2AE6DB5F" w:rsidR="00890E79" w:rsidRDefault="00890E79" w:rsidP="00890E79">
      <w:pPr>
        <w:pStyle w:val="Heading1"/>
        <w:numPr>
          <w:ilvl w:val="0"/>
          <w:numId w:val="2"/>
        </w:numPr>
        <w:rPr>
          <w:ins w:id="943" w:author="Andrei-Eugen Birta" w:date="2018-05-12T14:03:00Z"/>
          <w:rFonts w:ascii="Arial" w:hAnsi="Arial" w:cs="Arial"/>
          <w:sz w:val="24"/>
          <w:szCs w:val="24"/>
        </w:rPr>
      </w:pPr>
      <w:bookmarkStart w:id="944" w:name="_Toc513995894"/>
      <w:bookmarkStart w:id="945" w:name="_Toc514099960"/>
      <w:r w:rsidRPr="00B15178">
        <w:rPr>
          <w:rFonts w:ascii="Arial" w:hAnsi="Arial" w:cs="Arial"/>
          <w:sz w:val="24"/>
          <w:szCs w:val="24"/>
        </w:rPr>
        <w:t>Conclusion</w:t>
      </w:r>
      <w:bookmarkEnd w:id="944"/>
      <w:bookmarkEnd w:id="945"/>
    </w:p>
    <w:p w14:paraId="0A9EC64B" w14:textId="57708B3D" w:rsidR="00AF4DB7" w:rsidRPr="00F46819" w:rsidDel="0093685A" w:rsidRDefault="00AF4DB7">
      <w:pPr>
        <w:ind w:firstLine="360"/>
        <w:rPr>
          <w:del w:id="946" w:author="Andrei-Eugen Birta" w:date="2018-05-12T14:45:00Z"/>
        </w:rPr>
        <w:pPrChange w:id="947" w:author="Andrei-Eugen Birta" w:date="2018-05-12T14:37:00Z">
          <w:pPr>
            <w:pStyle w:val="Heading1"/>
            <w:numPr>
              <w:numId w:val="2"/>
            </w:numPr>
            <w:ind w:left="720" w:hanging="360"/>
          </w:pPr>
        </w:pPrChange>
      </w:pPr>
      <w:bookmarkStart w:id="948" w:name="_Toc513899749"/>
      <w:bookmarkStart w:id="949" w:name="_Toc513995895"/>
      <w:bookmarkStart w:id="950" w:name="_Toc513996034"/>
      <w:bookmarkStart w:id="951" w:name="_Toc513996166"/>
      <w:bookmarkStart w:id="952" w:name="_Toc513996195"/>
      <w:bookmarkStart w:id="953" w:name="_Toc514096954"/>
      <w:bookmarkStart w:id="954" w:name="_Toc514099961"/>
      <w:bookmarkEnd w:id="948"/>
      <w:bookmarkEnd w:id="949"/>
      <w:bookmarkEnd w:id="950"/>
      <w:bookmarkEnd w:id="951"/>
      <w:bookmarkEnd w:id="952"/>
      <w:bookmarkEnd w:id="953"/>
      <w:bookmarkEnd w:id="954"/>
    </w:p>
    <w:p w14:paraId="1FAB2FE3" w14:textId="546B4A97" w:rsidR="00890E79" w:rsidRDefault="00890E79" w:rsidP="00890E79">
      <w:pPr>
        <w:pStyle w:val="Heading2"/>
        <w:numPr>
          <w:ilvl w:val="0"/>
          <w:numId w:val="4"/>
        </w:numPr>
        <w:rPr>
          <w:ins w:id="955" w:author="Andrei-Eugen Birta" w:date="2018-05-12T14:45:00Z"/>
          <w:rFonts w:ascii="Arial" w:hAnsi="Arial" w:cs="Arial"/>
          <w:sz w:val="24"/>
          <w:szCs w:val="24"/>
        </w:rPr>
      </w:pPr>
      <w:bookmarkStart w:id="956" w:name="_Toc513995896"/>
      <w:bookmarkStart w:id="957" w:name="_Toc514099962"/>
      <w:r w:rsidRPr="00B15178">
        <w:rPr>
          <w:rFonts w:ascii="Arial" w:hAnsi="Arial" w:cs="Arial"/>
          <w:sz w:val="24"/>
          <w:szCs w:val="24"/>
        </w:rPr>
        <w:t>Denouement</w:t>
      </w:r>
      <w:bookmarkEnd w:id="956"/>
      <w:bookmarkEnd w:id="957"/>
    </w:p>
    <w:p w14:paraId="059F2F21" w14:textId="049F7352" w:rsidR="0093685A" w:rsidRDefault="0093685A" w:rsidP="0093685A">
      <w:pPr>
        <w:ind w:firstLine="360"/>
        <w:rPr>
          <w:ins w:id="958" w:author="Andrei-Eugen Birta" w:date="2018-05-12T14:45:00Z"/>
        </w:rPr>
      </w:pPr>
      <w:ins w:id="959" w:author="Andrei-Eugen Birta" w:date="2018-05-12T14:45:00Z">
        <w:r>
          <w:t>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960" w:author="Andrei-Eugen Birta" w:date="2018-05-12T14:45:00Z"/>
        </w:rPr>
      </w:pPr>
      <w:ins w:id="961" w:author="Andrei-Eugen Birta" w:date="2018-05-12T14:45:00Z">
        <w:r>
          <w:t>Our project,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962" w:author="Andrei-Eugen Birta" w:date="2018-05-12T14:45:00Z"/>
        </w:rPr>
      </w:pPr>
      <w:ins w:id="963" w:author="Andrei-Eugen Birta" w:date="2018-05-12T14:45:00Z">
        <w:r>
          <w:t>Although there is room for improvement, for example: the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964" w:author="Andrei-Eugen Birta" w:date="2018-05-12T14:45:00Z"/>
        </w:rPr>
      </w:pPr>
    </w:p>
    <w:p w14:paraId="5DDCC105" w14:textId="77777777" w:rsidR="0093685A" w:rsidRDefault="0093685A" w:rsidP="0093685A">
      <w:pPr>
        <w:ind w:firstLine="360"/>
        <w:rPr>
          <w:ins w:id="965" w:author="Andrei-Eugen Birta" w:date="2018-05-12T14:45:00Z"/>
        </w:rPr>
      </w:pPr>
      <w:ins w:id="966" w:author="Andrei-Eugen Birta" w:date="2018-05-12T14:45:00Z">
        <w:r>
          <w:t xml:space="preserve">To see how we worked and what files we created, one has to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yperlink"/>
          </w:rPr>
          <w:t>https://github.com/RaidenRabit/WASP</w:t>
        </w:r>
        <w:r>
          <w:fldChar w:fldCharType="end"/>
        </w:r>
      </w:ins>
    </w:p>
    <w:p w14:paraId="78E5C9D5" w14:textId="77777777" w:rsidR="0093685A" w:rsidRDefault="0093685A" w:rsidP="0093685A">
      <w:pPr>
        <w:ind w:firstLine="360"/>
        <w:rPr>
          <w:ins w:id="967" w:author="Andrei-Eugen Birta" w:date="2018-05-12T14:45:00Z"/>
        </w:rPr>
      </w:pPr>
    </w:p>
    <w:p w14:paraId="227CFB99" w14:textId="77777777" w:rsidR="0093685A" w:rsidRPr="00107BDB" w:rsidRDefault="0093685A" w:rsidP="0093685A">
      <w:pPr>
        <w:ind w:firstLine="360"/>
        <w:rPr>
          <w:ins w:id="968" w:author="Andrei-Eugen Birta" w:date="2018-05-12T14:45:00Z"/>
        </w:rPr>
      </w:pPr>
      <w:ins w:id="969" w:author="Andrei-Eugen Birta" w:date="2018-05-12T14:45:00Z">
        <w:r>
          <w:t>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great detail.</w:t>
        </w:r>
      </w:ins>
    </w:p>
    <w:p w14:paraId="68D918AA" w14:textId="07F964DD" w:rsidR="0093685A" w:rsidRPr="00F46819" w:rsidRDefault="0093685A">
      <w:pPr>
        <w:pPrChange w:id="970" w:author="Andrei-Eugen Birta" w:date="2018-05-12T14:45:00Z">
          <w:pPr>
            <w:pStyle w:val="Heading2"/>
            <w:numPr>
              <w:numId w:val="4"/>
            </w:numPr>
            <w:ind w:left="720" w:hanging="360"/>
          </w:pPr>
        </w:pPrChange>
      </w:pPr>
    </w:p>
    <w:p w14:paraId="0558CE77" w14:textId="53304A79" w:rsidR="00890E79" w:rsidRDefault="00890E79" w:rsidP="00890E79">
      <w:pPr>
        <w:pStyle w:val="Heading2"/>
        <w:numPr>
          <w:ilvl w:val="0"/>
          <w:numId w:val="4"/>
        </w:numPr>
        <w:rPr>
          <w:rFonts w:ascii="Arial" w:hAnsi="Arial" w:cs="Arial"/>
          <w:sz w:val="24"/>
          <w:szCs w:val="24"/>
        </w:rPr>
      </w:pPr>
      <w:bookmarkStart w:id="971" w:name="_Toc513995897"/>
      <w:bookmarkStart w:id="972" w:name="_Toc514099963"/>
      <w:r w:rsidRPr="00B15178">
        <w:rPr>
          <w:rFonts w:ascii="Arial" w:hAnsi="Arial" w:cs="Arial"/>
          <w:sz w:val="24"/>
          <w:szCs w:val="24"/>
        </w:rPr>
        <w:lastRenderedPageBreak/>
        <w:t>References</w:t>
      </w:r>
      <w:bookmarkEnd w:id="971"/>
      <w:bookmarkEnd w:id="972"/>
    </w:p>
    <w:p w14:paraId="7EA5F7CB" w14:textId="4470FCBD" w:rsidR="00AF2A4E" w:rsidRDefault="00EF346D" w:rsidP="0002543F">
      <w:pPr>
        <w:pStyle w:val="ListParagraph"/>
        <w:numPr>
          <w:ilvl w:val="0"/>
          <w:numId w:val="10"/>
        </w:numPr>
      </w:pPr>
      <w:r>
        <w:t>Diagram taken from “Balancing Agile with Discipline” by Barry Boehm Richard Turner</w:t>
      </w:r>
    </w:p>
    <w:p w14:paraId="10DD6B14" w14:textId="77777777" w:rsidR="0002543F" w:rsidRDefault="0002543F" w:rsidP="0002543F">
      <w:pPr>
        <w:pStyle w:val="ListParagraph"/>
        <w:numPr>
          <w:ilvl w:val="0"/>
          <w:numId w:val="10"/>
        </w:numPr>
      </w:pPr>
      <w:r>
        <w:t>https://wildlife.faa.gov/databaseSearch.aspx - the original dataset</w:t>
      </w:r>
    </w:p>
    <w:p w14:paraId="19618EAC" w14:textId="77777777" w:rsidR="0002543F" w:rsidRDefault="0002543F" w:rsidP="0002543F">
      <w:pPr>
        <w:pStyle w:val="ListParagraph"/>
        <w:numPr>
          <w:ilvl w:val="0"/>
          <w:numId w:val="10"/>
        </w:numPr>
      </w:pPr>
      <w:r>
        <w:t>https://www.kaggle.com/faa/wildlife-strikes - dataset from kaggle (could be used as example)</w:t>
      </w:r>
    </w:p>
    <w:p w14:paraId="4EAB1CFF" w14:textId="77777777" w:rsidR="0002543F" w:rsidRDefault="0002543F" w:rsidP="0002543F">
      <w:pPr>
        <w:pStyle w:val="ListParagraph"/>
        <w:numPr>
          <w:ilvl w:val="0"/>
          <w:numId w:val="10"/>
        </w:numPr>
      </w:pPr>
      <w:r>
        <w:t>https://www.transportation.gov/ - for more info about transport</w:t>
      </w:r>
    </w:p>
    <w:p w14:paraId="15844B8A" w14:textId="77777777" w:rsidR="0002543F" w:rsidRDefault="0002543F" w:rsidP="0002543F">
      <w:pPr>
        <w:pStyle w:val="ListParagraph"/>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ListParagraph"/>
        <w:numPr>
          <w:ilvl w:val="0"/>
          <w:numId w:val="10"/>
        </w:numPr>
      </w:pPr>
      <w:r>
        <w:t>http://aircharterguide.com/Operators (filling blank info)</w:t>
      </w:r>
    </w:p>
    <w:p w14:paraId="30FB49E8" w14:textId="38C17BDC" w:rsidR="00ED7570" w:rsidRDefault="00ED7570" w:rsidP="00ED7570">
      <w:pPr>
        <w:pStyle w:val="ListParagraph"/>
        <w:numPr>
          <w:ilvl w:val="0"/>
          <w:numId w:val="10"/>
        </w:numPr>
      </w:pPr>
      <w:r>
        <w:t xml:space="preserve">Busiest airports: </w:t>
      </w:r>
      <w:hyperlink r:id="rId39" w:history="1">
        <w:r w:rsidR="00932755" w:rsidRPr="00BF79D4">
          <w:rPr>
            <w:rStyle w:val="Hyperlink"/>
          </w:rPr>
          <w:t>https://www.faa.gov/airports/planning_capacity/passenger_allcargo_stats/passenger/media/cy14-commercial-service-enplanements.pdf</w:t>
        </w:r>
      </w:hyperlink>
    </w:p>
    <w:p w14:paraId="44C6D71F" w14:textId="785A7733" w:rsidR="00932755" w:rsidRDefault="00932755" w:rsidP="00932755">
      <w:pPr>
        <w:pStyle w:val="ListParagraph"/>
        <w:numPr>
          <w:ilvl w:val="0"/>
          <w:numId w:val="10"/>
        </w:numPr>
        <w:rPr>
          <w:ins w:id="973" w:author="Andrei-Eugen Birta" w:date="2018-05-12T14:27:00Z"/>
        </w:rPr>
      </w:pPr>
      <w:r w:rsidRPr="00932755">
        <w:t>Kaufman, Kenn (1996). Lives of North American Birds. Houghton Mifflin. p. 293. ISBN 0-395-77017-3.</w:t>
      </w:r>
    </w:p>
    <w:p w14:paraId="419BEA25" w14:textId="739D9626" w:rsidR="00FC1DFE" w:rsidRDefault="001E7A99" w:rsidP="00FC1DFE">
      <w:pPr>
        <w:pStyle w:val="ListParagraph"/>
        <w:numPr>
          <w:ilvl w:val="0"/>
          <w:numId w:val="10"/>
        </w:numPr>
        <w:rPr>
          <w:ins w:id="974" w:author="Andrei-Eugen Birta" w:date="2018-05-14T12:49:00Z"/>
        </w:rPr>
      </w:pPr>
      <w:ins w:id="975" w:author="Andrei-Eugen Birta" w:date="2018-05-12T14:27:00Z">
        <w:r>
          <w:t>Mourning</w:t>
        </w:r>
        <w:r w:rsidR="00FC1DFE">
          <w:t xml:space="preserve"> dove heat map: </w:t>
        </w:r>
      </w:ins>
      <w:ins w:id="976" w:author="Andrei-Eugen Birta" w:date="2018-05-14T12:49:00Z">
        <w:r w:rsidR="004A4EF0">
          <w:fldChar w:fldCharType="begin"/>
        </w:r>
        <w:r w:rsidR="004A4EF0">
          <w:instrText xml:space="preserve"> HYPERLINK "</w:instrText>
        </w:r>
      </w:ins>
      <w:ins w:id="977" w:author="Andrei-Eugen Birta" w:date="2018-05-12T14:27:00Z">
        <w:r w:rsidR="004A4EF0" w:rsidRPr="00FC1DFE">
          <w:instrText>https://mnbirdatlas.org/species/mourning-dove/</w:instrText>
        </w:r>
      </w:ins>
      <w:ins w:id="978" w:author="Andrei-Eugen Birta" w:date="2018-05-14T12:49:00Z">
        <w:r w:rsidR="004A4EF0">
          <w:instrText xml:space="preserve">" </w:instrText>
        </w:r>
        <w:r w:rsidR="004A4EF0">
          <w:fldChar w:fldCharType="separate"/>
        </w:r>
      </w:ins>
      <w:r w:rsidR="004A4EF0" w:rsidRPr="009465BC">
        <w:rPr>
          <w:rStyle w:val="Hyperlink"/>
        </w:rPr>
        <w:t>https://mnbirdatlas.org/species/mourning-dove/</w:t>
      </w:r>
      <w:ins w:id="979" w:author="Andrei-Eugen Birta" w:date="2018-05-14T12:49:00Z">
        <w:r w:rsidR="004A4EF0">
          <w:fldChar w:fldCharType="end"/>
        </w:r>
      </w:ins>
    </w:p>
    <w:p w14:paraId="531A51D3" w14:textId="3DB1391B" w:rsidR="004A4EF0" w:rsidRDefault="004A4EF0" w:rsidP="004A4EF0">
      <w:pPr>
        <w:pStyle w:val="ListParagraph"/>
        <w:numPr>
          <w:ilvl w:val="0"/>
          <w:numId w:val="10"/>
        </w:numPr>
        <w:rPr>
          <w:ins w:id="980" w:author="Andrei-Eugen Birta" w:date="2018-05-14T12:50:00Z"/>
        </w:rPr>
      </w:pPr>
      <w:ins w:id="981" w:author="Andrei-Eugen Birta" w:date="2018-05-14T12:49:00Z">
        <w:r>
          <w:t xml:space="preserve">Collision distribution over aircraft: </w:t>
        </w:r>
      </w:ins>
      <w:ins w:id="982" w:author="Andrei-Eugen Birta" w:date="2018-05-14T12:50:00Z">
        <w:r>
          <w:fldChar w:fldCharType="begin"/>
        </w:r>
        <w:r>
          <w:instrText xml:space="preserve"> HYPERLINK "</w:instrText>
        </w:r>
      </w:ins>
      <w:ins w:id="983" w:author="Andrei-Eugen Birta" w:date="2018-05-14T12:49:00Z">
        <w:r w:rsidRPr="004A4EF0">
          <w:instrText>http://www.boeing.com/commercial/aeromagazine/articles/2011_q3/4/</w:instrText>
        </w:r>
      </w:ins>
      <w:ins w:id="984" w:author="Andrei-Eugen Birta" w:date="2018-05-14T12:50:00Z">
        <w:r>
          <w:instrText xml:space="preserve">" </w:instrText>
        </w:r>
        <w:r>
          <w:fldChar w:fldCharType="separate"/>
        </w:r>
      </w:ins>
      <w:r w:rsidRPr="009465BC">
        <w:rPr>
          <w:rStyle w:val="Hyperlink"/>
        </w:rPr>
        <w:t>http://www.boeing.com/commercial/aeromagazine/articles/2011_q3/4/</w:t>
      </w:r>
      <w:ins w:id="985" w:author="Andrei-Eugen Birta" w:date="2018-05-14T12:50:00Z">
        <w:r>
          <w:fldChar w:fldCharType="end"/>
        </w:r>
      </w:ins>
    </w:p>
    <w:p w14:paraId="19178738" w14:textId="77777777" w:rsidR="004A4EF0" w:rsidRPr="00AF2A4E" w:rsidRDefault="004A4EF0">
      <w:pPr>
        <w:pStyle w:val="ListParagraph"/>
        <w:pPrChange w:id="986" w:author="Andrei-Eugen Birta" w:date="2018-05-14T12:50:00Z">
          <w:pPr>
            <w:pStyle w:val="ListParagraph"/>
            <w:numPr>
              <w:numId w:val="10"/>
            </w:numPr>
            <w:ind w:hanging="360"/>
          </w:pPr>
        </w:pPrChange>
      </w:pPr>
    </w:p>
    <w:p w14:paraId="67A8D640" w14:textId="77777777" w:rsidR="00AF2A4E" w:rsidRPr="00AF2A4E" w:rsidRDefault="00AF2A4E" w:rsidP="00AF2A4E"/>
    <w:sectPr w:rsidR="00AF2A4E" w:rsidRPr="00AF2A4E">
      <w:headerReference w:type="default" r:id="rId40"/>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8" w:author="ralf zangis" w:date="2018-05-12T17:05:00Z" w:initials="rz">
    <w:p w14:paraId="1412FDF8" w14:textId="6276371F" w:rsidR="003414F2" w:rsidRDefault="003414F2">
      <w:pPr>
        <w:pStyle w:val="CommentText"/>
      </w:pPr>
      <w:r>
        <w:rPr>
          <w:rStyle w:val="CommentReference"/>
        </w:rPr>
        <w:annotationRef/>
      </w:r>
      <w:r>
        <w:t>Do we really have group contract?</w:t>
      </w:r>
    </w:p>
  </w:comment>
  <w:comment w:id="134" w:author="ralf zangis" w:date="2018-05-12T17:07:00Z" w:initials="rz">
    <w:p w14:paraId="4632B71E" w14:textId="1FFCC95B" w:rsidR="003414F2" w:rsidRDefault="003414F2">
      <w:pPr>
        <w:pStyle w:val="CommentText"/>
      </w:pPr>
      <w:r>
        <w:rPr>
          <w:rStyle w:val="CommentReference"/>
        </w:rPr>
        <w:annotationRef/>
      </w:r>
      <w:r>
        <w:t>Maybe remove this word, or atleast replace it with other</w:t>
      </w:r>
    </w:p>
  </w:comment>
  <w:comment w:id="135" w:author="Andrei-Eugen Birta" w:date="2018-05-12T19:20:00Z" w:initials="AB">
    <w:p w14:paraId="49447C55" w14:textId="01072343" w:rsidR="003414F2" w:rsidRDefault="003414F2">
      <w:pPr>
        <w:pStyle w:val="CommentText"/>
      </w:pPr>
      <w:r>
        <w:rPr>
          <w:rStyle w:val="CommentReference"/>
        </w:rPr>
        <w:annotationRef/>
      </w:r>
      <w:r>
        <w:t>What do you not like about it? I mean it makes sense, considering most headers of this document contain the word “analysis”.</w:t>
      </w:r>
    </w:p>
  </w:comment>
  <w:comment w:id="136" w:author="ralf zangis" w:date="2018-05-14T18:58:00Z" w:initials="rz">
    <w:p w14:paraId="1CEB57A4" w14:textId="59BFC47F" w:rsidR="003414F2" w:rsidRDefault="003414F2">
      <w:pPr>
        <w:pStyle w:val="CommentText"/>
      </w:pPr>
      <w:r>
        <w:rPr>
          <w:rStyle w:val="CommentReference"/>
        </w:rPr>
        <w:annotationRef/>
      </w:r>
      <w:r>
        <w:t>Yes but we aren’t limited to analysis</w:t>
      </w:r>
    </w:p>
  </w:comment>
  <w:comment w:id="137" w:author="Andrei-Eugen Birta" w:date="2018-05-14T20:58:00Z" w:initials="AB">
    <w:p w14:paraId="7FED7968" w14:textId="0EA5D58A" w:rsidR="003414F2" w:rsidRDefault="003414F2">
      <w:pPr>
        <w:pStyle w:val="CommentText"/>
      </w:pPr>
      <w:r>
        <w:rPr>
          <w:rStyle w:val="CommentReference"/>
        </w:rPr>
        <w:annotationRef/>
      </w:r>
      <w:r>
        <w:t>There is nothing in this report that goes beyond analysis and the parts that each analysis requires</w:t>
      </w:r>
    </w:p>
    <w:p w14:paraId="0AFDCCCD" w14:textId="77777777" w:rsidR="003414F2" w:rsidRDefault="003414F2">
      <w:pPr>
        <w:pStyle w:val="CommentText"/>
      </w:pPr>
    </w:p>
  </w:comment>
  <w:comment w:id="149" w:author="ralf zangis" w:date="2018-05-12T17:09:00Z" w:initials="rz">
    <w:p w14:paraId="13044AB7" w14:textId="15DD48B5" w:rsidR="003414F2" w:rsidRDefault="003414F2">
      <w:pPr>
        <w:pStyle w:val="CommentText"/>
      </w:pPr>
      <w:r>
        <w:rPr>
          <w:rStyle w:val="CommentReference"/>
        </w:rPr>
        <w:annotationRef/>
      </w:r>
      <w:r>
        <w:t>an</w:t>
      </w:r>
    </w:p>
  </w:comment>
  <w:comment w:id="185" w:author="ralf zangis" w:date="2018-05-12T17:18:00Z" w:initials="rz">
    <w:p w14:paraId="566D02B5" w14:textId="01872C22" w:rsidR="003414F2" w:rsidRDefault="003414F2">
      <w:pPr>
        <w:pStyle w:val="CommentText"/>
      </w:pPr>
      <w:r>
        <w:rPr>
          <w:rStyle w:val="CommentReference"/>
        </w:rPr>
        <w:annotationRef/>
      </w:r>
      <w:r>
        <w:t>not successful! Just all flights in usa in 2015</w:t>
      </w:r>
    </w:p>
  </w:comment>
  <w:comment w:id="244" w:author="ralf zangis" w:date="2018-05-12T17:24:00Z" w:initials="rz">
    <w:p w14:paraId="5FAF5E68" w14:textId="319B8BE8" w:rsidR="003414F2" w:rsidRDefault="003414F2">
      <w:pPr>
        <w:pStyle w:val="CommentText"/>
      </w:pPr>
      <w:r>
        <w:rPr>
          <w:rStyle w:val="CommentReference"/>
        </w:rPr>
        <w:annotationRef/>
      </w:r>
      <w:r>
        <w:t>Diagrams (plots and histograms)</w:t>
      </w:r>
    </w:p>
  </w:comment>
  <w:comment w:id="280" w:author="Andrei-Eugen Birta" w:date="2018-05-14T21:01:00Z" w:initials="AB">
    <w:p w14:paraId="683173BD" w14:textId="5E2B4F39" w:rsidR="003414F2" w:rsidRDefault="003414F2">
      <w:pPr>
        <w:pStyle w:val="CommentText"/>
      </w:pPr>
      <w:r>
        <w:rPr>
          <w:rStyle w:val="CommentReference"/>
        </w:rPr>
        <w:annotationRef/>
      </w:r>
      <w:r>
        <w:t>Better? (Your comment got deleted when I deleted some text) :/</w:t>
      </w:r>
    </w:p>
  </w:comment>
  <w:comment w:id="281" w:author="ralf zangis" w:date="2018-05-14T19:01:00Z" w:initials="rz">
    <w:p w14:paraId="3CD9A1A6" w14:textId="5FD6313B" w:rsidR="003414F2" w:rsidRDefault="003414F2">
      <w:pPr>
        <w:pStyle w:val="CommentText"/>
      </w:pPr>
      <w:r>
        <w:rPr>
          <w:rStyle w:val="CommentReference"/>
        </w:rPr>
        <w:annotationRef/>
      </w:r>
      <w:r>
        <w:t>Every row doesn’t have SKY and PRECIP that’s why we are filling nan values there</w:t>
      </w:r>
    </w:p>
  </w:comment>
  <w:comment w:id="319" w:author="ralf zangis" w:date="2018-05-12T18:10:00Z" w:initials="rz">
    <w:p w14:paraId="1050172B" w14:textId="52EF4B17" w:rsidR="003414F2" w:rsidRDefault="003414F2">
      <w:pPr>
        <w:pStyle w:val="CommentText"/>
      </w:pPr>
      <w:r>
        <w:rPr>
          <w:rStyle w:val="CommentReference"/>
        </w:rPr>
        <w:annotationRef/>
      </w:r>
      <w:r>
        <w:t>no figure yet, just reminding you</w:t>
      </w:r>
    </w:p>
  </w:comment>
  <w:comment w:id="338" w:author="ralf zangis" w:date="2018-05-12T18:13:00Z" w:initials="rz">
    <w:p w14:paraId="7C7D259D" w14:textId="187B2988" w:rsidR="003414F2" w:rsidRDefault="003414F2">
      <w:pPr>
        <w:pStyle w:val="CommentText"/>
      </w:pPr>
      <w:r>
        <w:rPr>
          <w:rStyle w:val="CommentReference"/>
        </w:rPr>
        <w:annotationRef/>
      </w:r>
      <w:r>
        <w:t>no sorry for removing your answer its just getting out of hand, but no values were removed because of this but some columns were merged like state and some other (which was the example you brought up)</w:t>
      </w:r>
    </w:p>
  </w:comment>
  <w:comment w:id="525" w:author="ralf zangis" w:date="2018-05-12T18:38:00Z" w:initials="rz">
    <w:p w14:paraId="07043CD4" w14:textId="1AF5012B" w:rsidR="003414F2" w:rsidRDefault="003414F2">
      <w:pPr>
        <w:pStyle w:val="CommentText"/>
      </w:pPr>
      <w:r>
        <w:rPr>
          <w:rStyle w:val="CommentReference"/>
        </w:rPr>
        <w:annotationRef/>
      </w:r>
      <w:r>
        <w:t xml:space="preserve">Genius! We are looking only with wild life collision with aircraft, so we wouldn’t see for example meteor hits here </w:t>
      </w:r>
    </w:p>
  </w:comment>
  <w:comment w:id="526" w:author="Andrei-Eugen Birta" w:date="2018-05-12T19:29:00Z" w:initials="AB">
    <w:p w14:paraId="683386FD" w14:textId="15B7948F" w:rsidR="003414F2" w:rsidRDefault="003414F2">
      <w:pPr>
        <w:pStyle w:val="CommentText"/>
      </w:pPr>
      <w:r>
        <w:rPr>
          <w:rStyle w:val="CommentReference"/>
        </w:rPr>
        <w:annotationRef/>
      </w:r>
      <w:r>
        <w:t>It’s a joke, if you don’t like it/want it, I can remove it :3</w:t>
      </w:r>
    </w:p>
  </w:comment>
  <w:comment w:id="527" w:author="ralf zangis" w:date="2018-05-14T19:20:00Z" w:initials="rz">
    <w:p w14:paraId="3B7BE99C" w14:textId="7B1AF5DA" w:rsidR="003414F2" w:rsidRDefault="003414F2">
      <w:pPr>
        <w:pStyle w:val="CommentText"/>
      </w:pPr>
      <w:r>
        <w:rPr>
          <w:rStyle w:val="CommentReference"/>
        </w:rPr>
        <w:annotationRef/>
      </w:r>
      <w:r>
        <w:t xml:space="preserve">Idk seams cheesy and non-informative </w:t>
      </w:r>
    </w:p>
  </w:comment>
  <w:comment w:id="644" w:author="ralf zangis" w:date="2018-05-14T19:38:00Z" w:initials="rz">
    <w:p w14:paraId="1552311C" w14:textId="7048CF19" w:rsidR="003414F2" w:rsidRDefault="003414F2">
      <w:pPr>
        <w:pStyle w:val="CommentText"/>
      </w:pPr>
      <w:r>
        <w:rPr>
          <w:rStyle w:val="CommentReference"/>
        </w:rPr>
        <w:annotationRef/>
      </w:r>
      <w:r>
        <w:t>Should be changed so it just doesn’t explain what code does</w:t>
      </w:r>
    </w:p>
  </w:comment>
  <w:comment w:id="645" w:author="Andrei-Eugen Birta" w:date="2018-05-14T21:06:00Z" w:initials="AB">
    <w:p w14:paraId="05BB6E68" w14:textId="36A35907" w:rsidR="003414F2" w:rsidRDefault="003414F2">
      <w:pPr>
        <w:pStyle w:val="CommentText"/>
      </w:pPr>
      <w:r>
        <w:rPr>
          <w:rStyle w:val="CommentReference"/>
        </w:rPr>
        <w:annotationRef/>
      </w:r>
      <w:r>
        <w:t>That’s what you wrote.</w:t>
      </w:r>
    </w:p>
  </w:comment>
  <w:comment w:id="679" w:author="Andrei-Eugen Birta" w:date="2018-05-14T18:26:00Z" w:initials="AB">
    <w:p w14:paraId="06844791" w14:textId="64AE5DBB" w:rsidR="003414F2" w:rsidRDefault="003414F2">
      <w:pPr>
        <w:pStyle w:val="CommentText"/>
      </w:pPr>
      <w:r>
        <w:rPr>
          <w:rStyle w:val="CommentReference"/>
        </w:rPr>
        <w:annotationRef/>
      </w:r>
      <w:r>
        <w:t>Why we need this/ how can we use this/ how are we using it right now</w:t>
      </w:r>
    </w:p>
  </w:comment>
  <w:comment w:id="680" w:author="ralf zangis" w:date="2018-05-14T19:39:00Z" w:initials="rz">
    <w:p w14:paraId="769CB2D2" w14:textId="77777777" w:rsidR="003414F2" w:rsidRDefault="003414F2">
      <w:pPr>
        <w:pStyle w:val="CommentText"/>
      </w:pPr>
      <w:r>
        <w:rPr>
          <w:rStyle w:val="CommentReference"/>
        </w:rPr>
        <w:annotationRef/>
      </w:r>
      <w:r>
        <w:t xml:space="preserve">We need this to increes the accuracy of prediction, as we can group by clusters which are more likely to crush and do predictions on them, basicly considering that planes in other cluster crush but as a outliners </w:t>
      </w:r>
    </w:p>
    <w:p w14:paraId="17B9412D" w14:textId="77777777" w:rsidR="003414F2" w:rsidRDefault="003414F2">
      <w:pPr>
        <w:pStyle w:val="CommentText"/>
      </w:pPr>
      <w:r>
        <w:t>this can also be used to show coorolations which were not noticed before and may not be visible any other way</w:t>
      </w:r>
    </w:p>
    <w:p w14:paraId="1940F843" w14:textId="77777777" w:rsidR="003414F2" w:rsidRDefault="003414F2">
      <w:pPr>
        <w:pStyle w:val="CommentText"/>
      </w:pPr>
      <w:r>
        <w:t>for example (noticed from quick look over data using unsupervised learning)</w:t>
      </w:r>
    </w:p>
    <w:p w14:paraId="2FEF67FE" w14:textId="77777777" w:rsidR="003414F2" w:rsidRDefault="003414F2">
      <w:pPr>
        <w:pStyle w:val="CommentText"/>
      </w:pPr>
      <w:r>
        <w:t>planes departing and arriving early are way more likely to crush than planes leaving later</w:t>
      </w:r>
    </w:p>
    <w:p w14:paraId="424CD960" w14:textId="77777777" w:rsidR="003414F2" w:rsidRDefault="003414F2">
      <w:pPr>
        <w:pStyle w:val="CommentText"/>
      </w:pPr>
    </w:p>
    <w:p w14:paraId="2E92485B" w14:textId="77777777" w:rsidR="003414F2" w:rsidRDefault="003414F2">
      <w:pPr>
        <w:pStyle w:val="CommentText"/>
      </w:pPr>
      <w:r>
        <w:t xml:space="preserve">as said before increases accuracy of prediction and helps to understand data, so we can look into this to give us ideas how to improve benefits </w:t>
      </w:r>
    </w:p>
    <w:p w14:paraId="25EBEEC3" w14:textId="77777777" w:rsidR="003414F2" w:rsidRDefault="003414F2">
      <w:pPr>
        <w:pStyle w:val="CommentText"/>
      </w:pPr>
    </w:p>
    <w:p w14:paraId="3E466FF1" w14:textId="77777777" w:rsidR="003414F2" w:rsidRDefault="003414F2">
      <w:pPr>
        <w:pStyle w:val="CommentText"/>
      </w:pPr>
      <w:r>
        <w:t>I just made it use the result from this (Unsupervised Learning</w:t>
      </w:r>
      <w:r>
        <w:rPr>
          <w:rStyle w:val="CommentReference"/>
        </w:rPr>
        <w:annotationRef/>
      </w:r>
      <w:r>
        <w:rPr>
          <w:rStyle w:val="CommentReference"/>
        </w:rPr>
        <w:annotationRef/>
      </w:r>
      <w:r>
        <w:t>) to increase the performance and accuracy of predictions</w:t>
      </w:r>
    </w:p>
    <w:p w14:paraId="31030BED" w14:textId="77777777" w:rsidR="003414F2" w:rsidRDefault="003414F2">
      <w:pPr>
        <w:pStyle w:val="CommentText"/>
      </w:pPr>
      <w:r>
        <w:t>Basicly 1 cluster is atleast 2 times more likely to crush than others, so we can predict only within this cluster</w:t>
      </w:r>
    </w:p>
    <w:p w14:paraId="14E5E4F9" w14:textId="77777777" w:rsidR="003414F2" w:rsidRDefault="003414F2">
      <w:pPr>
        <w:pStyle w:val="CommentText"/>
      </w:pPr>
    </w:p>
    <w:p w14:paraId="343DE732" w14:textId="3115D647" w:rsidR="003414F2" w:rsidRDefault="003414F2">
      <w:pPr>
        <w:pStyle w:val="CommentText"/>
      </w:pPr>
      <w:r>
        <w:t>K now if you run unsupervised learning first than you use smaller dataset for supervised learning (it should be better for predictions) besides that I also separated it in methods so its easyer to understand and use</w:t>
      </w:r>
    </w:p>
  </w:comment>
  <w:comment w:id="681" w:author="Andrei-Eugen Birta" w:date="2018-05-14T21:41:00Z" w:initials="AB">
    <w:p w14:paraId="798EB237" w14:textId="79F59A5E" w:rsidR="003414F2" w:rsidRDefault="003414F2">
      <w:pPr>
        <w:pStyle w:val="CommentText"/>
      </w:pPr>
      <w:r>
        <w:rPr>
          <w:rStyle w:val="CommentReference"/>
        </w:rPr>
        <w:annotationRef/>
      </w:r>
      <w:r>
        <w:t>Good?</w:t>
      </w:r>
    </w:p>
  </w:comment>
  <w:comment w:id="735" w:author="ralf zangis" w:date="2018-05-14T19:57:00Z" w:initials="rz">
    <w:p w14:paraId="73AEB0E9" w14:textId="441F7045" w:rsidR="003414F2" w:rsidRDefault="003414F2">
      <w:pPr>
        <w:pStyle w:val="CommentText"/>
      </w:pPr>
      <w:r>
        <w:rPr>
          <w:rStyle w:val="CommentReference"/>
        </w:rPr>
        <w:annotationRef/>
      </w:r>
      <w:r>
        <w:t>Not informative (nothing that cant already be seen)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12FDF8" w15:done="0"/>
  <w15:commentEx w15:paraId="4632B71E" w15:done="0"/>
  <w15:commentEx w15:paraId="49447C55" w15:paraIdParent="4632B71E" w15:done="0"/>
  <w15:commentEx w15:paraId="1CEB57A4" w15:paraIdParent="4632B71E" w15:done="0"/>
  <w15:commentEx w15:paraId="0AFDCCCD" w15:paraIdParent="4632B71E" w15:done="0"/>
  <w15:commentEx w15:paraId="13044AB7" w15:done="0"/>
  <w15:commentEx w15:paraId="566D02B5" w15:done="0"/>
  <w15:commentEx w15:paraId="5FAF5E68" w15:done="0"/>
  <w15:commentEx w15:paraId="683173BD" w15:done="0"/>
  <w15:commentEx w15:paraId="3CD9A1A6" w15:done="0"/>
  <w15:commentEx w15:paraId="1050172B" w15:done="0"/>
  <w15:commentEx w15:paraId="7C7D259D" w15:done="0"/>
  <w15:commentEx w15:paraId="07043CD4" w15:done="0"/>
  <w15:commentEx w15:paraId="683386FD" w15:paraIdParent="07043CD4" w15:done="0"/>
  <w15:commentEx w15:paraId="3B7BE99C" w15:paraIdParent="07043CD4" w15:done="0"/>
  <w15:commentEx w15:paraId="1552311C" w15:done="0"/>
  <w15:commentEx w15:paraId="05BB6E68" w15:paraIdParent="1552311C" w15:done="0"/>
  <w15:commentEx w15:paraId="06844791" w15:done="0"/>
  <w15:commentEx w15:paraId="343DE732" w15:paraIdParent="06844791" w15:done="0"/>
  <w15:commentEx w15:paraId="798EB237" w15:paraIdParent="06844791" w15:done="0"/>
  <w15:commentEx w15:paraId="73AEB0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12FDF8" w16cid:durableId="1EA19D54"/>
  <w16cid:commentId w16cid:paraId="4632B71E" w16cid:durableId="1EA19DC3"/>
  <w16cid:commentId w16cid:paraId="49447C55" w16cid:durableId="1EA1BCED"/>
  <w16cid:commentId w16cid:paraId="1CEB57A4" w16cid:durableId="1EA45AD5"/>
  <w16cid:commentId w16cid:paraId="0AFDCCCD" w16cid:durableId="1EA476E2"/>
  <w16cid:commentId w16cid:paraId="13044AB7" w16cid:durableId="1EA19E47"/>
  <w16cid:commentId w16cid:paraId="566D02B5" w16cid:durableId="1EA1A057"/>
  <w16cid:commentId w16cid:paraId="5FAF5E68" w16cid:durableId="1EA1A1D5"/>
  <w16cid:commentId w16cid:paraId="683173BD" w16cid:durableId="1EA477B0"/>
  <w16cid:commentId w16cid:paraId="3CD9A1A6" w16cid:durableId="1EA45B90"/>
  <w16cid:commentId w16cid:paraId="1050172B" w16cid:durableId="1EA1AC9A"/>
  <w16cid:commentId w16cid:paraId="7C7D259D" w16cid:durableId="1EA1AD48"/>
  <w16cid:commentId w16cid:paraId="07043CD4" w16cid:durableId="1EA1B334"/>
  <w16cid:commentId w16cid:paraId="683386FD" w16cid:durableId="1EA1BF32"/>
  <w16cid:commentId w16cid:paraId="3B7BE99C" w16cid:durableId="1EA4600C"/>
  <w16cid:commentId w16cid:paraId="1552311C" w16cid:durableId="1EA46448"/>
  <w16cid:commentId w16cid:paraId="05BB6E68" w16cid:durableId="1EA478CD"/>
  <w16cid:commentId w16cid:paraId="06844791" w16cid:durableId="1EA4536C"/>
  <w16cid:commentId w16cid:paraId="343DE732" w16cid:durableId="1EA4646B"/>
  <w16cid:commentId w16cid:paraId="798EB237" w16cid:durableId="1EA48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E233D" w14:textId="77777777" w:rsidR="00675573" w:rsidRDefault="00675573" w:rsidP="001E7262">
      <w:pPr>
        <w:spacing w:after="0" w:line="240" w:lineRule="auto"/>
      </w:pPr>
      <w:r>
        <w:separator/>
      </w:r>
    </w:p>
  </w:endnote>
  <w:endnote w:type="continuationSeparator" w:id="0">
    <w:p w14:paraId="17D76C9A" w14:textId="77777777" w:rsidR="00675573" w:rsidRDefault="00675573"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Work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87" w:author="Andrei-Eugen Birta" w:date="2018-05-13T17:30:00Z"/>
  <w:sdt>
    <w:sdtPr>
      <w:id w:val="220955991"/>
      <w:docPartObj>
        <w:docPartGallery w:val="Page Numbers (Bottom of Page)"/>
        <w:docPartUnique/>
      </w:docPartObj>
    </w:sdtPr>
    <w:sdtContent>
      <w:customXmlInsRangeEnd w:id="987"/>
      <w:customXmlInsRangeStart w:id="988" w:author="Andrei-Eugen Birta" w:date="2018-05-13T17:30:00Z"/>
      <w:sdt>
        <w:sdtPr>
          <w:id w:val="1728636285"/>
          <w:docPartObj>
            <w:docPartGallery w:val="Page Numbers (Top of Page)"/>
            <w:docPartUnique/>
          </w:docPartObj>
        </w:sdtPr>
        <w:sdtContent>
          <w:customXmlInsRangeEnd w:id="988"/>
          <w:p w14:paraId="7BD1D5FF" w14:textId="23DE5DD6" w:rsidR="003414F2" w:rsidRDefault="003414F2">
            <w:pPr>
              <w:pStyle w:val="Footer"/>
              <w:jc w:val="center"/>
              <w:rPr>
                <w:ins w:id="989" w:author="Andrei-Eugen Birta" w:date="2018-05-13T17:30:00Z"/>
              </w:rPr>
            </w:pPr>
            <w:ins w:id="990" w:author="Andrei-Eugen Birta" w:date="2018-05-13T17:30:00Z">
              <w:r>
                <w:t xml:space="preserve">Page </w:t>
              </w:r>
              <w:r>
                <w:rPr>
                  <w:b/>
                  <w:bCs/>
                </w:rPr>
                <w:fldChar w:fldCharType="begin"/>
              </w:r>
              <w:r>
                <w:rPr>
                  <w:b/>
                  <w:bCs/>
                </w:rPr>
                <w:instrText xml:space="preserve"> PAGE </w:instrText>
              </w:r>
              <w:r>
                <w:rPr>
                  <w:b/>
                  <w:bCs/>
                </w:rPr>
                <w:fldChar w:fldCharType="separate"/>
              </w:r>
            </w:ins>
            <w:r w:rsidR="00A84D90">
              <w:rPr>
                <w:b/>
                <w:bCs/>
                <w:noProof/>
              </w:rPr>
              <w:t>22</w:t>
            </w:r>
            <w:ins w:id="991" w:author="Andrei-Eugen Birta" w:date="2018-05-13T17:30:00Z">
              <w:r>
                <w:rPr>
                  <w:b/>
                  <w:bCs/>
                </w:rPr>
                <w:fldChar w:fldCharType="end"/>
              </w:r>
              <w:r>
                <w:t xml:space="preserve"> of </w:t>
              </w:r>
              <w:r>
                <w:rPr>
                  <w:b/>
                  <w:bCs/>
                </w:rPr>
                <w:fldChar w:fldCharType="begin"/>
              </w:r>
              <w:r>
                <w:rPr>
                  <w:b/>
                  <w:bCs/>
                </w:rPr>
                <w:instrText xml:space="preserve"> NUMPAGES  </w:instrText>
              </w:r>
              <w:r>
                <w:rPr>
                  <w:b/>
                  <w:bCs/>
                </w:rPr>
                <w:fldChar w:fldCharType="separate"/>
              </w:r>
            </w:ins>
            <w:r w:rsidR="00A84D90">
              <w:rPr>
                <w:b/>
                <w:bCs/>
                <w:noProof/>
              </w:rPr>
              <w:t>23</w:t>
            </w:r>
            <w:ins w:id="992" w:author="Andrei-Eugen Birta" w:date="2018-05-13T17:30:00Z">
              <w:r>
                <w:rPr>
                  <w:b/>
                  <w:bCs/>
                </w:rPr>
                <w:fldChar w:fldCharType="end"/>
              </w:r>
            </w:ins>
          </w:p>
          <w:customXmlInsRangeStart w:id="993" w:author="Andrei-Eugen Birta" w:date="2018-05-13T17:30:00Z"/>
        </w:sdtContent>
      </w:sdt>
      <w:customXmlInsRangeEnd w:id="993"/>
      <w:customXmlInsRangeStart w:id="994" w:author="Andrei-Eugen Birta" w:date="2018-05-13T17:30:00Z"/>
    </w:sdtContent>
  </w:sdt>
  <w:customXmlInsRangeEnd w:id="994"/>
  <w:p w14:paraId="42C31EEA" w14:textId="77777777" w:rsidR="003414F2" w:rsidRDefault="00341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00FDB" w14:textId="77777777" w:rsidR="00675573" w:rsidRDefault="00675573" w:rsidP="001E7262">
      <w:pPr>
        <w:spacing w:after="0" w:line="240" w:lineRule="auto"/>
      </w:pPr>
      <w:r>
        <w:separator/>
      </w:r>
    </w:p>
  </w:footnote>
  <w:footnote w:type="continuationSeparator" w:id="0">
    <w:p w14:paraId="32C78256" w14:textId="77777777" w:rsidR="00675573" w:rsidRDefault="00675573" w:rsidP="001E7262">
      <w:pPr>
        <w:spacing w:after="0" w:line="240" w:lineRule="auto"/>
      </w:pPr>
      <w:r>
        <w:continuationSeparator/>
      </w:r>
    </w:p>
  </w:footnote>
  <w:footnote w:id="1">
    <w:p w14:paraId="3F4448AF" w14:textId="7F626DF9" w:rsidR="003414F2" w:rsidRDefault="003414F2">
      <w:pPr>
        <w:pStyle w:val="FootnoteText"/>
      </w:pPr>
      <w:r>
        <w:rPr>
          <w:rStyle w:val="FootnoteReferen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3414F2" w:rsidRPr="003A5CB9" w:rsidRDefault="003414F2" w:rsidP="00663E8D">
    <w:pPr>
      <w:pStyle w:val="Header"/>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3414F2" w:rsidRDefault="003414F2" w:rsidP="001E7262">
                          <w:pPr>
                            <w:spacing w:after="0"/>
                            <w:rPr>
                              <w:b/>
                              <w:sz w:val="28"/>
                            </w:rPr>
                          </w:pPr>
                          <w:r w:rsidRPr="00E34B40">
                            <w:rPr>
                              <w:b/>
                              <w:sz w:val="28"/>
                            </w:rPr>
                            <w:t>University College Nordjylland</w:t>
                          </w:r>
                        </w:p>
                        <w:p w14:paraId="25263598" w14:textId="77777777" w:rsidR="003414F2" w:rsidRDefault="003414F2" w:rsidP="001E7262">
                          <w:pPr>
                            <w:spacing w:after="0"/>
                          </w:pPr>
                          <w:r>
                            <w:t>Technology and Business</w:t>
                          </w:r>
                        </w:p>
                        <w:p w14:paraId="45E2C8E2" w14:textId="77777777" w:rsidR="003414F2" w:rsidRDefault="003414F2" w:rsidP="001E7262">
                          <w:pPr>
                            <w:spacing w:after="0"/>
                          </w:pPr>
                          <w:r>
                            <w:t>Sofiendalsvej 60</w:t>
                          </w:r>
                        </w:p>
                        <w:p w14:paraId="28415694" w14:textId="77777777" w:rsidR="003414F2" w:rsidRDefault="003414F2"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9"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3414F2" w:rsidRDefault="003414F2" w:rsidP="001E7262">
                    <w:pPr>
                      <w:spacing w:after="0"/>
                      <w:rPr>
                        <w:b/>
                        <w:sz w:val="28"/>
                      </w:rPr>
                    </w:pPr>
                    <w:r w:rsidRPr="00E34B40">
                      <w:rPr>
                        <w:b/>
                        <w:sz w:val="28"/>
                      </w:rPr>
                      <w:t>University College Nordjylland</w:t>
                    </w:r>
                  </w:p>
                  <w:p w14:paraId="25263598" w14:textId="77777777" w:rsidR="003414F2" w:rsidRDefault="003414F2" w:rsidP="001E7262">
                    <w:pPr>
                      <w:spacing w:after="0"/>
                    </w:pPr>
                    <w:r>
                      <w:t>Technology and Business</w:t>
                    </w:r>
                  </w:p>
                  <w:p w14:paraId="45E2C8E2" w14:textId="77777777" w:rsidR="003414F2" w:rsidRDefault="003414F2" w:rsidP="001E7262">
                    <w:pPr>
                      <w:spacing w:after="0"/>
                    </w:pPr>
                    <w:r>
                      <w:t>Sofiendalsvej 60</w:t>
                    </w:r>
                  </w:p>
                  <w:p w14:paraId="28415694" w14:textId="77777777" w:rsidR="003414F2" w:rsidRDefault="003414F2"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3414F2" w:rsidRDefault="003414F2" w:rsidP="001E7262">
    <w:pPr>
      <w:pStyle w:val="Header"/>
      <w:rPr>
        <w:b/>
      </w:rPr>
    </w:pPr>
    <w:r w:rsidRPr="003A5CB9">
      <w:rPr>
        <w:b/>
      </w:rPr>
      <w:tab/>
    </w:r>
    <w:r>
      <w:rPr>
        <w:b/>
      </w:rPr>
      <w:t>4th Semester</w:t>
    </w:r>
  </w:p>
  <w:p w14:paraId="2BE8F0B9" w14:textId="77777777" w:rsidR="003414F2" w:rsidRPr="003A5CB9" w:rsidRDefault="003414F2" w:rsidP="001E7262">
    <w:pPr>
      <w:pStyle w:val="Header"/>
      <w:jc w:val="center"/>
      <w:rPr>
        <w:b/>
      </w:rPr>
    </w:pPr>
    <w:r>
      <w:rPr>
        <w:b/>
      </w:rPr>
      <w:tab/>
      <w:t>Group 2</w:t>
    </w:r>
    <w:r w:rsidRPr="003A5CB9">
      <w:rPr>
        <w:b/>
      </w:rPr>
      <w:ptab w:relativeTo="margin" w:alignment="right" w:leader="none"/>
    </w:r>
  </w:p>
  <w:p w14:paraId="2267B902" w14:textId="77777777" w:rsidR="003414F2" w:rsidRDefault="003414F2">
    <w:pPr>
      <w:pStyle w:val="Header"/>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B8122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A9E"/>
    <w:multiLevelType w:val="hybridMultilevel"/>
    <w:tmpl w:val="2BD02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7E270F1"/>
    <w:multiLevelType w:val="hybridMultilevel"/>
    <w:tmpl w:val="35ECF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0"/>
  </w:num>
  <w:num w:numId="4">
    <w:abstractNumId w:val="9"/>
  </w:num>
  <w:num w:numId="5">
    <w:abstractNumId w:val="0"/>
  </w:num>
  <w:num w:numId="6">
    <w:abstractNumId w:val="8"/>
  </w:num>
  <w:num w:numId="7">
    <w:abstractNumId w:val="16"/>
  </w:num>
  <w:num w:numId="8">
    <w:abstractNumId w:val="2"/>
  </w:num>
  <w:num w:numId="9">
    <w:abstractNumId w:val="6"/>
  </w:num>
  <w:num w:numId="10">
    <w:abstractNumId w:val="7"/>
  </w:num>
  <w:num w:numId="11">
    <w:abstractNumId w:val="17"/>
  </w:num>
  <w:num w:numId="12">
    <w:abstractNumId w:val="4"/>
  </w:num>
  <w:num w:numId="13">
    <w:abstractNumId w:val="15"/>
  </w:num>
  <w:num w:numId="14">
    <w:abstractNumId w:val="3"/>
  </w:num>
  <w:num w:numId="15">
    <w:abstractNumId w:val="1"/>
  </w:num>
  <w:num w:numId="16">
    <w:abstractNumId w:val="14"/>
  </w:num>
  <w:num w:numId="17">
    <w:abstractNumId w:val="5"/>
  </w:num>
  <w:num w:numId="18">
    <w:abstractNumId w:val="18"/>
  </w:num>
  <w:num w:numId="1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Eugen Birta">
    <w15:presenceInfo w15:providerId="AD" w15:userId="S-1-12-1-4057050125-1173007405-1865142957-1355523789"/>
  </w15:person>
  <w15:person w15:author="ralf zangis">
    <w15:presenceInfo w15:providerId="Windows Live" w15:userId="30c92def27e35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3E"/>
    <w:rsid w:val="00004B89"/>
    <w:rsid w:val="00006BA0"/>
    <w:rsid w:val="00007ECF"/>
    <w:rsid w:val="00010316"/>
    <w:rsid w:val="00011259"/>
    <w:rsid w:val="000118BC"/>
    <w:rsid w:val="0001460B"/>
    <w:rsid w:val="0001698A"/>
    <w:rsid w:val="0002543F"/>
    <w:rsid w:val="00031DD1"/>
    <w:rsid w:val="00040DFE"/>
    <w:rsid w:val="00041600"/>
    <w:rsid w:val="000633AE"/>
    <w:rsid w:val="00066E7D"/>
    <w:rsid w:val="00071E8C"/>
    <w:rsid w:val="00081714"/>
    <w:rsid w:val="00083907"/>
    <w:rsid w:val="00085EDA"/>
    <w:rsid w:val="00087FA3"/>
    <w:rsid w:val="000910D6"/>
    <w:rsid w:val="000917BA"/>
    <w:rsid w:val="0009375E"/>
    <w:rsid w:val="000940C1"/>
    <w:rsid w:val="000945D5"/>
    <w:rsid w:val="000A1300"/>
    <w:rsid w:val="000A544D"/>
    <w:rsid w:val="000B3628"/>
    <w:rsid w:val="000B408B"/>
    <w:rsid w:val="000B5830"/>
    <w:rsid w:val="000C31EE"/>
    <w:rsid w:val="000C3977"/>
    <w:rsid w:val="000C6126"/>
    <w:rsid w:val="000C650E"/>
    <w:rsid w:val="000E5AF2"/>
    <w:rsid w:val="000E620E"/>
    <w:rsid w:val="000E7500"/>
    <w:rsid w:val="000F1768"/>
    <w:rsid w:val="000F2943"/>
    <w:rsid w:val="000F574F"/>
    <w:rsid w:val="00100046"/>
    <w:rsid w:val="00101E91"/>
    <w:rsid w:val="00110230"/>
    <w:rsid w:val="00111223"/>
    <w:rsid w:val="00123B54"/>
    <w:rsid w:val="001269E1"/>
    <w:rsid w:val="00126BAB"/>
    <w:rsid w:val="001305A8"/>
    <w:rsid w:val="00131E03"/>
    <w:rsid w:val="00134DC7"/>
    <w:rsid w:val="001454C7"/>
    <w:rsid w:val="0014752D"/>
    <w:rsid w:val="00150CE3"/>
    <w:rsid w:val="0015114B"/>
    <w:rsid w:val="00157973"/>
    <w:rsid w:val="00161B8B"/>
    <w:rsid w:val="00161C49"/>
    <w:rsid w:val="00163FE8"/>
    <w:rsid w:val="001739A1"/>
    <w:rsid w:val="00174E48"/>
    <w:rsid w:val="00175327"/>
    <w:rsid w:val="00181438"/>
    <w:rsid w:val="00184B31"/>
    <w:rsid w:val="0018545E"/>
    <w:rsid w:val="0018596E"/>
    <w:rsid w:val="001A100D"/>
    <w:rsid w:val="001A297D"/>
    <w:rsid w:val="001A5B56"/>
    <w:rsid w:val="001B0928"/>
    <w:rsid w:val="001B73C2"/>
    <w:rsid w:val="001C16C0"/>
    <w:rsid w:val="001C6677"/>
    <w:rsid w:val="001D1CD3"/>
    <w:rsid w:val="001D34E5"/>
    <w:rsid w:val="001D6332"/>
    <w:rsid w:val="001D7D5B"/>
    <w:rsid w:val="001E4125"/>
    <w:rsid w:val="001E7262"/>
    <w:rsid w:val="001E7A99"/>
    <w:rsid w:val="001F17CA"/>
    <w:rsid w:val="001F1D4E"/>
    <w:rsid w:val="001F1EF6"/>
    <w:rsid w:val="001F5A2F"/>
    <w:rsid w:val="00201881"/>
    <w:rsid w:val="00206CCB"/>
    <w:rsid w:val="002207E8"/>
    <w:rsid w:val="002243E2"/>
    <w:rsid w:val="002264F4"/>
    <w:rsid w:val="00233B65"/>
    <w:rsid w:val="00237908"/>
    <w:rsid w:val="0024154B"/>
    <w:rsid w:val="0024298C"/>
    <w:rsid w:val="0025410D"/>
    <w:rsid w:val="00256BA9"/>
    <w:rsid w:val="002647AD"/>
    <w:rsid w:val="00270B56"/>
    <w:rsid w:val="002724FB"/>
    <w:rsid w:val="00273490"/>
    <w:rsid w:val="0027617F"/>
    <w:rsid w:val="00276A42"/>
    <w:rsid w:val="00283977"/>
    <w:rsid w:val="002857E8"/>
    <w:rsid w:val="00286982"/>
    <w:rsid w:val="002877F7"/>
    <w:rsid w:val="00291FD8"/>
    <w:rsid w:val="002A2DA3"/>
    <w:rsid w:val="002A41C1"/>
    <w:rsid w:val="002B26D2"/>
    <w:rsid w:val="002B37F4"/>
    <w:rsid w:val="002B4241"/>
    <w:rsid w:val="002B72CC"/>
    <w:rsid w:val="002C42A8"/>
    <w:rsid w:val="002D56DA"/>
    <w:rsid w:val="002E51ED"/>
    <w:rsid w:val="002E77F7"/>
    <w:rsid w:val="002F2A22"/>
    <w:rsid w:val="002F3B40"/>
    <w:rsid w:val="002F6A31"/>
    <w:rsid w:val="003046B9"/>
    <w:rsid w:val="003055A0"/>
    <w:rsid w:val="00307DE6"/>
    <w:rsid w:val="00310B00"/>
    <w:rsid w:val="00311D6E"/>
    <w:rsid w:val="00312239"/>
    <w:rsid w:val="00316A3B"/>
    <w:rsid w:val="00316B3D"/>
    <w:rsid w:val="00317C9F"/>
    <w:rsid w:val="00320508"/>
    <w:rsid w:val="00325A01"/>
    <w:rsid w:val="0032691E"/>
    <w:rsid w:val="0033306B"/>
    <w:rsid w:val="0033401A"/>
    <w:rsid w:val="00334D2B"/>
    <w:rsid w:val="00341419"/>
    <w:rsid w:val="003414F2"/>
    <w:rsid w:val="00341C8D"/>
    <w:rsid w:val="003435E4"/>
    <w:rsid w:val="00353C20"/>
    <w:rsid w:val="003562B6"/>
    <w:rsid w:val="00362DBB"/>
    <w:rsid w:val="00365555"/>
    <w:rsid w:val="003706F8"/>
    <w:rsid w:val="0037273E"/>
    <w:rsid w:val="00373E5A"/>
    <w:rsid w:val="00375A57"/>
    <w:rsid w:val="003769C7"/>
    <w:rsid w:val="003775BD"/>
    <w:rsid w:val="00380BA6"/>
    <w:rsid w:val="00383A52"/>
    <w:rsid w:val="003854DF"/>
    <w:rsid w:val="0039341E"/>
    <w:rsid w:val="00396428"/>
    <w:rsid w:val="003A2067"/>
    <w:rsid w:val="003A2BEC"/>
    <w:rsid w:val="003A3928"/>
    <w:rsid w:val="003A646F"/>
    <w:rsid w:val="003B664B"/>
    <w:rsid w:val="003B6AE2"/>
    <w:rsid w:val="003C1F17"/>
    <w:rsid w:val="003C5E7D"/>
    <w:rsid w:val="003D225D"/>
    <w:rsid w:val="003D25B3"/>
    <w:rsid w:val="003D6BBE"/>
    <w:rsid w:val="003E079F"/>
    <w:rsid w:val="003E1AC3"/>
    <w:rsid w:val="003E4263"/>
    <w:rsid w:val="003E6061"/>
    <w:rsid w:val="004016BB"/>
    <w:rsid w:val="00402D41"/>
    <w:rsid w:val="00403293"/>
    <w:rsid w:val="00411C86"/>
    <w:rsid w:val="00414730"/>
    <w:rsid w:val="0041473E"/>
    <w:rsid w:val="0041640B"/>
    <w:rsid w:val="004279BE"/>
    <w:rsid w:val="00432203"/>
    <w:rsid w:val="00434A00"/>
    <w:rsid w:val="0043552B"/>
    <w:rsid w:val="00436CEF"/>
    <w:rsid w:val="0043764C"/>
    <w:rsid w:val="00440D46"/>
    <w:rsid w:val="00445F57"/>
    <w:rsid w:val="00446522"/>
    <w:rsid w:val="00447F7F"/>
    <w:rsid w:val="00461955"/>
    <w:rsid w:val="00467547"/>
    <w:rsid w:val="00471BDB"/>
    <w:rsid w:val="0047719E"/>
    <w:rsid w:val="00481EC3"/>
    <w:rsid w:val="00482286"/>
    <w:rsid w:val="00483069"/>
    <w:rsid w:val="00486E61"/>
    <w:rsid w:val="0049487C"/>
    <w:rsid w:val="004A02BE"/>
    <w:rsid w:val="004A2CA7"/>
    <w:rsid w:val="004A4790"/>
    <w:rsid w:val="004A4DE2"/>
    <w:rsid w:val="004A4EF0"/>
    <w:rsid w:val="004A6651"/>
    <w:rsid w:val="004B7389"/>
    <w:rsid w:val="004B7643"/>
    <w:rsid w:val="004C07E5"/>
    <w:rsid w:val="004C26F1"/>
    <w:rsid w:val="004C5B1F"/>
    <w:rsid w:val="004D1EC3"/>
    <w:rsid w:val="004D79BF"/>
    <w:rsid w:val="004E1EBD"/>
    <w:rsid w:val="004E4B9B"/>
    <w:rsid w:val="004F0064"/>
    <w:rsid w:val="004F4D6C"/>
    <w:rsid w:val="004F4F57"/>
    <w:rsid w:val="004F5113"/>
    <w:rsid w:val="00500606"/>
    <w:rsid w:val="00500B82"/>
    <w:rsid w:val="00513DBF"/>
    <w:rsid w:val="005151D3"/>
    <w:rsid w:val="00524420"/>
    <w:rsid w:val="00532081"/>
    <w:rsid w:val="005325CF"/>
    <w:rsid w:val="00541B0C"/>
    <w:rsid w:val="00544615"/>
    <w:rsid w:val="005504A3"/>
    <w:rsid w:val="00564396"/>
    <w:rsid w:val="00565B5F"/>
    <w:rsid w:val="005677C8"/>
    <w:rsid w:val="0057352C"/>
    <w:rsid w:val="005753EF"/>
    <w:rsid w:val="00576D89"/>
    <w:rsid w:val="005928BF"/>
    <w:rsid w:val="00594727"/>
    <w:rsid w:val="0059497A"/>
    <w:rsid w:val="00594B66"/>
    <w:rsid w:val="00596096"/>
    <w:rsid w:val="00597DCD"/>
    <w:rsid w:val="00597E0C"/>
    <w:rsid w:val="005A7431"/>
    <w:rsid w:val="005B0E90"/>
    <w:rsid w:val="005B2FE6"/>
    <w:rsid w:val="005B3823"/>
    <w:rsid w:val="005B549A"/>
    <w:rsid w:val="005C1F38"/>
    <w:rsid w:val="005C30A8"/>
    <w:rsid w:val="005C378A"/>
    <w:rsid w:val="005C3D8C"/>
    <w:rsid w:val="005D1761"/>
    <w:rsid w:val="005E0A15"/>
    <w:rsid w:val="005E2C40"/>
    <w:rsid w:val="005F541C"/>
    <w:rsid w:val="005F772A"/>
    <w:rsid w:val="00600C91"/>
    <w:rsid w:val="006019F4"/>
    <w:rsid w:val="006153A4"/>
    <w:rsid w:val="00617882"/>
    <w:rsid w:val="006237A6"/>
    <w:rsid w:val="00630D75"/>
    <w:rsid w:val="00655EA0"/>
    <w:rsid w:val="006578EF"/>
    <w:rsid w:val="00663E8D"/>
    <w:rsid w:val="006641C3"/>
    <w:rsid w:val="00667062"/>
    <w:rsid w:val="00673639"/>
    <w:rsid w:val="00675573"/>
    <w:rsid w:val="00681F4E"/>
    <w:rsid w:val="00686160"/>
    <w:rsid w:val="006904EF"/>
    <w:rsid w:val="00692AF2"/>
    <w:rsid w:val="00693127"/>
    <w:rsid w:val="00697CBE"/>
    <w:rsid w:val="006B509F"/>
    <w:rsid w:val="006B6019"/>
    <w:rsid w:val="006B6150"/>
    <w:rsid w:val="006B7730"/>
    <w:rsid w:val="006C16B8"/>
    <w:rsid w:val="006F1966"/>
    <w:rsid w:val="006F4D40"/>
    <w:rsid w:val="006F5FFA"/>
    <w:rsid w:val="006F6404"/>
    <w:rsid w:val="007003A4"/>
    <w:rsid w:val="007043EA"/>
    <w:rsid w:val="007048D6"/>
    <w:rsid w:val="00705D4F"/>
    <w:rsid w:val="00710320"/>
    <w:rsid w:val="007110F3"/>
    <w:rsid w:val="007207EC"/>
    <w:rsid w:val="00720E21"/>
    <w:rsid w:val="007225E8"/>
    <w:rsid w:val="00722C6E"/>
    <w:rsid w:val="007274A3"/>
    <w:rsid w:val="00730651"/>
    <w:rsid w:val="00733F1A"/>
    <w:rsid w:val="00734BAA"/>
    <w:rsid w:val="00736ABF"/>
    <w:rsid w:val="00746BA1"/>
    <w:rsid w:val="007479B9"/>
    <w:rsid w:val="00752B98"/>
    <w:rsid w:val="00756DC1"/>
    <w:rsid w:val="00762612"/>
    <w:rsid w:val="00766051"/>
    <w:rsid w:val="007660B6"/>
    <w:rsid w:val="00772629"/>
    <w:rsid w:val="00775127"/>
    <w:rsid w:val="00777D9E"/>
    <w:rsid w:val="00782577"/>
    <w:rsid w:val="007825ED"/>
    <w:rsid w:val="00785CFB"/>
    <w:rsid w:val="00792DD9"/>
    <w:rsid w:val="00795FCF"/>
    <w:rsid w:val="007A3908"/>
    <w:rsid w:val="007B379B"/>
    <w:rsid w:val="007C7858"/>
    <w:rsid w:val="007E1182"/>
    <w:rsid w:val="007E2A01"/>
    <w:rsid w:val="007F0E19"/>
    <w:rsid w:val="007F1F2D"/>
    <w:rsid w:val="007F382C"/>
    <w:rsid w:val="007F39E4"/>
    <w:rsid w:val="007F4432"/>
    <w:rsid w:val="007F5D63"/>
    <w:rsid w:val="008067D3"/>
    <w:rsid w:val="00807455"/>
    <w:rsid w:val="00817400"/>
    <w:rsid w:val="00833B48"/>
    <w:rsid w:val="00837080"/>
    <w:rsid w:val="0083731C"/>
    <w:rsid w:val="008404D8"/>
    <w:rsid w:val="00844A70"/>
    <w:rsid w:val="008511BF"/>
    <w:rsid w:val="00857BDC"/>
    <w:rsid w:val="0087517B"/>
    <w:rsid w:val="00875764"/>
    <w:rsid w:val="00877214"/>
    <w:rsid w:val="008838A5"/>
    <w:rsid w:val="0088682B"/>
    <w:rsid w:val="00890B23"/>
    <w:rsid w:val="00890E79"/>
    <w:rsid w:val="008A0859"/>
    <w:rsid w:val="008A1E79"/>
    <w:rsid w:val="008A21B1"/>
    <w:rsid w:val="008A77F6"/>
    <w:rsid w:val="008B0F08"/>
    <w:rsid w:val="008B417A"/>
    <w:rsid w:val="008B4E25"/>
    <w:rsid w:val="008B729A"/>
    <w:rsid w:val="008C3B8A"/>
    <w:rsid w:val="008C48DA"/>
    <w:rsid w:val="008D6AFD"/>
    <w:rsid w:val="008D7A7B"/>
    <w:rsid w:val="008D7D5B"/>
    <w:rsid w:val="008E455A"/>
    <w:rsid w:val="008E718E"/>
    <w:rsid w:val="008F217D"/>
    <w:rsid w:val="008F23F9"/>
    <w:rsid w:val="00905E00"/>
    <w:rsid w:val="009067F4"/>
    <w:rsid w:val="00906B01"/>
    <w:rsid w:val="00910662"/>
    <w:rsid w:val="00912895"/>
    <w:rsid w:val="00916D11"/>
    <w:rsid w:val="009175F7"/>
    <w:rsid w:val="00923BEC"/>
    <w:rsid w:val="00927928"/>
    <w:rsid w:val="00932755"/>
    <w:rsid w:val="00932FBF"/>
    <w:rsid w:val="00934380"/>
    <w:rsid w:val="0093685A"/>
    <w:rsid w:val="00937E05"/>
    <w:rsid w:val="00940943"/>
    <w:rsid w:val="00942910"/>
    <w:rsid w:val="0094469C"/>
    <w:rsid w:val="00945449"/>
    <w:rsid w:val="009564AA"/>
    <w:rsid w:val="00956F16"/>
    <w:rsid w:val="0096104A"/>
    <w:rsid w:val="00961B18"/>
    <w:rsid w:val="00963C99"/>
    <w:rsid w:val="00965D13"/>
    <w:rsid w:val="00967144"/>
    <w:rsid w:val="00971F79"/>
    <w:rsid w:val="00973954"/>
    <w:rsid w:val="00976AC5"/>
    <w:rsid w:val="009846E1"/>
    <w:rsid w:val="00992E58"/>
    <w:rsid w:val="009A3591"/>
    <w:rsid w:val="009B0F1F"/>
    <w:rsid w:val="009B3118"/>
    <w:rsid w:val="009B3AD7"/>
    <w:rsid w:val="009B422E"/>
    <w:rsid w:val="009C7660"/>
    <w:rsid w:val="009C7749"/>
    <w:rsid w:val="009D2507"/>
    <w:rsid w:val="009D6396"/>
    <w:rsid w:val="009E0631"/>
    <w:rsid w:val="009E17C5"/>
    <w:rsid w:val="009E62C8"/>
    <w:rsid w:val="009E72E4"/>
    <w:rsid w:val="009F07EE"/>
    <w:rsid w:val="009F1FA1"/>
    <w:rsid w:val="009F32DA"/>
    <w:rsid w:val="009F5213"/>
    <w:rsid w:val="009F6F56"/>
    <w:rsid w:val="00A00BF5"/>
    <w:rsid w:val="00A01284"/>
    <w:rsid w:val="00A02122"/>
    <w:rsid w:val="00A0546C"/>
    <w:rsid w:val="00A106DD"/>
    <w:rsid w:val="00A12BCE"/>
    <w:rsid w:val="00A20E41"/>
    <w:rsid w:val="00A22127"/>
    <w:rsid w:val="00A36515"/>
    <w:rsid w:val="00A37A02"/>
    <w:rsid w:val="00A37C04"/>
    <w:rsid w:val="00A42604"/>
    <w:rsid w:val="00A47FF5"/>
    <w:rsid w:val="00A53BD1"/>
    <w:rsid w:val="00A556BE"/>
    <w:rsid w:val="00A609B0"/>
    <w:rsid w:val="00A611DC"/>
    <w:rsid w:val="00A64A94"/>
    <w:rsid w:val="00A71EF7"/>
    <w:rsid w:val="00A720AB"/>
    <w:rsid w:val="00A733D3"/>
    <w:rsid w:val="00A74C46"/>
    <w:rsid w:val="00A77F61"/>
    <w:rsid w:val="00A84D90"/>
    <w:rsid w:val="00A85EB1"/>
    <w:rsid w:val="00A900C3"/>
    <w:rsid w:val="00AA1A7A"/>
    <w:rsid w:val="00AA3A44"/>
    <w:rsid w:val="00AA669C"/>
    <w:rsid w:val="00AB6A5D"/>
    <w:rsid w:val="00AC4A83"/>
    <w:rsid w:val="00AC4EC8"/>
    <w:rsid w:val="00AD07A0"/>
    <w:rsid w:val="00AD272A"/>
    <w:rsid w:val="00AD3B49"/>
    <w:rsid w:val="00AD4C33"/>
    <w:rsid w:val="00AE168F"/>
    <w:rsid w:val="00AE4DC5"/>
    <w:rsid w:val="00AF2A4E"/>
    <w:rsid w:val="00AF4668"/>
    <w:rsid w:val="00AF4DB7"/>
    <w:rsid w:val="00AF4F99"/>
    <w:rsid w:val="00AF7EFF"/>
    <w:rsid w:val="00B025C0"/>
    <w:rsid w:val="00B035E5"/>
    <w:rsid w:val="00B07C2B"/>
    <w:rsid w:val="00B1346C"/>
    <w:rsid w:val="00B1482A"/>
    <w:rsid w:val="00B150C7"/>
    <w:rsid w:val="00B15178"/>
    <w:rsid w:val="00B160BA"/>
    <w:rsid w:val="00B17F2F"/>
    <w:rsid w:val="00B2394E"/>
    <w:rsid w:val="00B23C30"/>
    <w:rsid w:val="00B23CD0"/>
    <w:rsid w:val="00B35653"/>
    <w:rsid w:val="00B35A77"/>
    <w:rsid w:val="00B4065C"/>
    <w:rsid w:val="00B43E2A"/>
    <w:rsid w:val="00B55F26"/>
    <w:rsid w:val="00B60F11"/>
    <w:rsid w:val="00B6386A"/>
    <w:rsid w:val="00B63C66"/>
    <w:rsid w:val="00B656AB"/>
    <w:rsid w:val="00B6719B"/>
    <w:rsid w:val="00B70458"/>
    <w:rsid w:val="00B7644F"/>
    <w:rsid w:val="00B8513C"/>
    <w:rsid w:val="00B85F73"/>
    <w:rsid w:val="00B915B1"/>
    <w:rsid w:val="00B93110"/>
    <w:rsid w:val="00BA32B1"/>
    <w:rsid w:val="00BB7EAA"/>
    <w:rsid w:val="00BC2A7D"/>
    <w:rsid w:val="00BC342F"/>
    <w:rsid w:val="00BC5412"/>
    <w:rsid w:val="00BC66F9"/>
    <w:rsid w:val="00BD0D94"/>
    <w:rsid w:val="00BD2BDD"/>
    <w:rsid w:val="00BD7B12"/>
    <w:rsid w:val="00BE0BF4"/>
    <w:rsid w:val="00BE121C"/>
    <w:rsid w:val="00BE3CF0"/>
    <w:rsid w:val="00BE6C4B"/>
    <w:rsid w:val="00BF0747"/>
    <w:rsid w:val="00BF197B"/>
    <w:rsid w:val="00BF1A24"/>
    <w:rsid w:val="00BF3F6A"/>
    <w:rsid w:val="00C04A05"/>
    <w:rsid w:val="00C1326B"/>
    <w:rsid w:val="00C13F03"/>
    <w:rsid w:val="00C14A68"/>
    <w:rsid w:val="00C275C1"/>
    <w:rsid w:val="00C41B86"/>
    <w:rsid w:val="00C43174"/>
    <w:rsid w:val="00C50096"/>
    <w:rsid w:val="00C510EE"/>
    <w:rsid w:val="00C5204C"/>
    <w:rsid w:val="00C53AF1"/>
    <w:rsid w:val="00C55DA2"/>
    <w:rsid w:val="00C56BBB"/>
    <w:rsid w:val="00C60D19"/>
    <w:rsid w:val="00C61A65"/>
    <w:rsid w:val="00C65308"/>
    <w:rsid w:val="00C65D86"/>
    <w:rsid w:val="00C65F5D"/>
    <w:rsid w:val="00C7226B"/>
    <w:rsid w:val="00C762FD"/>
    <w:rsid w:val="00C84137"/>
    <w:rsid w:val="00C8645A"/>
    <w:rsid w:val="00C8696D"/>
    <w:rsid w:val="00C86AC9"/>
    <w:rsid w:val="00C91664"/>
    <w:rsid w:val="00C922D4"/>
    <w:rsid w:val="00CA3440"/>
    <w:rsid w:val="00CA6192"/>
    <w:rsid w:val="00CA7F0C"/>
    <w:rsid w:val="00CB0BE9"/>
    <w:rsid w:val="00CB372E"/>
    <w:rsid w:val="00CC0541"/>
    <w:rsid w:val="00CC4CFD"/>
    <w:rsid w:val="00CC52E5"/>
    <w:rsid w:val="00CC5437"/>
    <w:rsid w:val="00CC6718"/>
    <w:rsid w:val="00CD00BD"/>
    <w:rsid w:val="00CD56CD"/>
    <w:rsid w:val="00CD6A2B"/>
    <w:rsid w:val="00CE0C04"/>
    <w:rsid w:val="00CE6904"/>
    <w:rsid w:val="00CF10A3"/>
    <w:rsid w:val="00CF20A4"/>
    <w:rsid w:val="00CF43A9"/>
    <w:rsid w:val="00CF5594"/>
    <w:rsid w:val="00D038F6"/>
    <w:rsid w:val="00D12CBE"/>
    <w:rsid w:val="00D12F23"/>
    <w:rsid w:val="00D134C2"/>
    <w:rsid w:val="00D1490F"/>
    <w:rsid w:val="00D15391"/>
    <w:rsid w:val="00D203DF"/>
    <w:rsid w:val="00D2066F"/>
    <w:rsid w:val="00D208CD"/>
    <w:rsid w:val="00D2561B"/>
    <w:rsid w:val="00D37DF0"/>
    <w:rsid w:val="00D46D4B"/>
    <w:rsid w:val="00D51CFB"/>
    <w:rsid w:val="00D62B94"/>
    <w:rsid w:val="00D64A67"/>
    <w:rsid w:val="00D71912"/>
    <w:rsid w:val="00D72015"/>
    <w:rsid w:val="00D81452"/>
    <w:rsid w:val="00D82158"/>
    <w:rsid w:val="00D830D8"/>
    <w:rsid w:val="00D87BE4"/>
    <w:rsid w:val="00D90507"/>
    <w:rsid w:val="00DA6F52"/>
    <w:rsid w:val="00DB5BDA"/>
    <w:rsid w:val="00DB6C02"/>
    <w:rsid w:val="00DD19E1"/>
    <w:rsid w:val="00DD3F3D"/>
    <w:rsid w:val="00DD4680"/>
    <w:rsid w:val="00DE039A"/>
    <w:rsid w:val="00DE0BDF"/>
    <w:rsid w:val="00DE0DAF"/>
    <w:rsid w:val="00DE7500"/>
    <w:rsid w:val="00DF2543"/>
    <w:rsid w:val="00E03B17"/>
    <w:rsid w:val="00E06081"/>
    <w:rsid w:val="00E07454"/>
    <w:rsid w:val="00E112BB"/>
    <w:rsid w:val="00E12006"/>
    <w:rsid w:val="00E132F8"/>
    <w:rsid w:val="00E21D90"/>
    <w:rsid w:val="00E22CC9"/>
    <w:rsid w:val="00E34137"/>
    <w:rsid w:val="00E419DB"/>
    <w:rsid w:val="00E4219F"/>
    <w:rsid w:val="00E4575F"/>
    <w:rsid w:val="00E47A61"/>
    <w:rsid w:val="00E5041A"/>
    <w:rsid w:val="00E51CEE"/>
    <w:rsid w:val="00E52E78"/>
    <w:rsid w:val="00E5799A"/>
    <w:rsid w:val="00E676F6"/>
    <w:rsid w:val="00E6783F"/>
    <w:rsid w:val="00E71458"/>
    <w:rsid w:val="00E73040"/>
    <w:rsid w:val="00E734F3"/>
    <w:rsid w:val="00E75C61"/>
    <w:rsid w:val="00E847F5"/>
    <w:rsid w:val="00E905E2"/>
    <w:rsid w:val="00E90B13"/>
    <w:rsid w:val="00E932A7"/>
    <w:rsid w:val="00E94DF7"/>
    <w:rsid w:val="00E95618"/>
    <w:rsid w:val="00EA1D3B"/>
    <w:rsid w:val="00EB3E13"/>
    <w:rsid w:val="00EB6216"/>
    <w:rsid w:val="00EB6C2D"/>
    <w:rsid w:val="00ED03AC"/>
    <w:rsid w:val="00ED4BC4"/>
    <w:rsid w:val="00ED7570"/>
    <w:rsid w:val="00ED7798"/>
    <w:rsid w:val="00EE4598"/>
    <w:rsid w:val="00EF008E"/>
    <w:rsid w:val="00EF1459"/>
    <w:rsid w:val="00EF346D"/>
    <w:rsid w:val="00F00531"/>
    <w:rsid w:val="00F119CB"/>
    <w:rsid w:val="00F15286"/>
    <w:rsid w:val="00F2172D"/>
    <w:rsid w:val="00F2647F"/>
    <w:rsid w:val="00F41864"/>
    <w:rsid w:val="00F43FC1"/>
    <w:rsid w:val="00F46819"/>
    <w:rsid w:val="00F5094A"/>
    <w:rsid w:val="00F50A7A"/>
    <w:rsid w:val="00F53253"/>
    <w:rsid w:val="00F55F18"/>
    <w:rsid w:val="00F76371"/>
    <w:rsid w:val="00F768B6"/>
    <w:rsid w:val="00F80FC5"/>
    <w:rsid w:val="00F94A97"/>
    <w:rsid w:val="00FA2159"/>
    <w:rsid w:val="00FA435F"/>
    <w:rsid w:val="00FA4AE9"/>
    <w:rsid w:val="00FA79B8"/>
    <w:rsid w:val="00FB4F2A"/>
    <w:rsid w:val="00FC1DFE"/>
    <w:rsid w:val="00FC7642"/>
    <w:rsid w:val="00FC7C8C"/>
    <w:rsid w:val="00FD19EE"/>
    <w:rsid w:val="00FD2B20"/>
    <w:rsid w:val="00FE379E"/>
    <w:rsid w:val="00FE3B06"/>
    <w:rsid w:val="00FE5102"/>
    <w:rsid w:val="00FE5352"/>
    <w:rsid w:val="00FF0E95"/>
    <w:rsid w:val="00FF1D7F"/>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174"/>
  </w:style>
  <w:style w:type="paragraph" w:styleId="Heading1">
    <w:name w:val="heading 1"/>
    <w:basedOn w:val="Normal"/>
    <w:next w:val="Normal"/>
    <w:link w:val="Heading1Char"/>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3174"/>
    <w:rPr>
      <w:rFonts w:asciiTheme="majorHAnsi" w:eastAsiaTheme="majorEastAsia" w:hAnsiTheme="majorHAnsi" w:cstheme="majorBidi"/>
      <w:spacing w:val="-10"/>
      <w:kern w:val="28"/>
      <w:sz w:val="56"/>
      <w:szCs w:val="56"/>
      <w:lang w:val="en-GB"/>
    </w:rPr>
  </w:style>
  <w:style w:type="paragraph" w:styleId="Header">
    <w:name w:val="header"/>
    <w:basedOn w:val="Normal"/>
    <w:link w:val="HeaderChar"/>
    <w:uiPriority w:val="99"/>
    <w:unhideWhenUsed/>
    <w:rsid w:val="001E7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62"/>
  </w:style>
  <w:style w:type="paragraph" w:styleId="Footer">
    <w:name w:val="footer"/>
    <w:basedOn w:val="Normal"/>
    <w:link w:val="FooterChar"/>
    <w:uiPriority w:val="99"/>
    <w:unhideWhenUsed/>
    <w:rsid w:val="001E7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62"/>
  </w:style>
  <w:style w:type="character" w:customStyle="1" w:styleId="Heading1Char">
    <w:name w:val="Heading 1 Char"/>
    <w:basedOn w:val="DefaultParagraphFont"/>
    <w:link w:val="Heading1"/>
    <w:uiPriority w:val="9"/>
    <w:rsid w:val="00890E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E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75F7"/>
    <w:pPr>
      <w:ind w:left="720"/>
      <w:contextualSpacing/>
    </w:pPr>
  </w:style>
  <w:style w:type="character" w:styleId="CommentReference">
    <w:name w:val="annotation reference"/>
    <w:basedOn w:val="DefaultParagraphFont"/>
    <w:uiPriority w:val="99"/>
    <w:semiHidden/>
    <w:unhideWhenUsed/>
    <w:rsid w:val="002B4241"/>
    <w:rPr>
      <w:sz w:val="16"/>
      <w:szCs w:val="16"/>
    </w:rPr>
  </w:style>
  <w:style w:type="paragraph" w:styleId="CommentText">
    <w:name w:val="annotation text"/>
    <w:basedOn w:val="Normal"/>
    <w:link w:val="CommentTextChar"/>
    <w:uiPriority w:val="99"/>
    <w:unhideWhenUsed/>
    <w:rsid w:val="002B4241"/>
    <w:pPr>
      <w:spacing w:line="240" w:lineRule="auto"/>
    </w:pPr>
    <w:rPr>
      <w:sz w:val="20"/>
      <w:szCs w:val="20"/>
    </w:rPr>
  </w:style>
  <w:style w:type="character" w:customStyle="1" w:styleId="CommentTextChar">
    <w:name w:val="Comment Text Char"/>
    <w:basedOn w:val="DefaultParagraphFont"/>
    <w:link w:val="CommentText"/>
    <w:uiPriority w:val="99"/>
    <w:rsid w:val="002B4241"/>
    <w:rPr>
      <w:sz w:val="20"/>
      <w:szCs w:val="20"/>
    </w:rPr>
  </w:style>
  <w:style w:type="paragraph" w:styleId="CommentSubject">
    <w:name w:val="annotation subject"/>
    <w:basedOn w:val="CommentText"/>
    <w:next w:val="CommentText"/>
    <w:link w:val="CommentSubjectChar"/>
    <w:uiPriority w:val="99"/>
    <w:semiHidden/>
    <w:unhideWhenUsed/>
    <w:rsid w:val="002B4241"/>
    <w:rPr>
      <w:b/>
      <w:bCs/>
    </w:rPr>
  </w:style>
  <w:style w:type="character" w:customStyle="1" w:styleId="CommentSubjectChar">
    <w:name w:val="Comment Subject Char"/>
    <w:basedOn w:val="CommentTextChar"/>
    <w:link w:val="CommentSubject"/>
    <w:uiPriority w:val="99"/>
    <w:semiHidden/>
    <w:rsid w:val="002B4241"/>
    <w:rPr>
      <w:b/>
      <w:bCs/>
      <w:sz w:val="20"/>
      <w:szCs w:val="20"/>
    </w:rPr>
  </w:style>
  <w:style w:type="paragraph" w:styleId="BalloonText">
    <w:name w:val="Balloon Text"/>
    <w:basedOn w:val="Normal"/>
    <w:link w:val="BalloonTextChar"/>
    <w:uiPriority w:val="99"/>
    <w:semiHidden/>
    <w:unhideWhenUsed/>
    <w:rsid w:val="002B4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4241"/>
    <w:rPr>
      <w:rFonts w:ascii="Segoe UI" w:hAnsi="Segoe UI" w:cs="Segoe UI"/>
      <w:sz w:val="18"/>
      <w:szCs w:val="18"/>
    </w:rPr>
  </w:style>
  <w:style w:type="paragraph" w:styleId="TOCHeading">
    <w:name w:val="TOC Heading"/>
    <w:basedOn w:val="Heading1"/>
    <w:next w:val="Normal"/>
    <w:uiPriority w:val="39"/>
    <w:unhideWhenUsed/>
    <w:qFormat/>
    <w:rsid w:val="00436CEF"/>
    <w:pPr>
      <w:outlineLvl w:val="9"/>
    </w:pPr>
  </w:style>
  <w:style w:type="paragraph" w:styleId="TOC1">
    <w:name w:val="toc 1"/>
    <w:basedOn w:val="Normal"/>
    <w:next w:val="Normal"/>
    <w:autoRedefine/>
    <w:uiPriority w:val="39"/>
    <w:unhideWhenUsed/>
    <w:rsid w:val="00436CEF"/>
    <w:pPr>
      <w:spacing w:after="100"/>
    </w:pPr>
  </w:style>
  <w:style w:type="paragraph" w:styleId="TOC2">
    <w:name w:val="toc 2"/>
    <w:basedOn w:val="Normal"/>
    <w:next w:val="Normal"/>
    <w:autoRedefine/>
    <w:uiPriority w:val="39"/>
    <w:unhideWhenUsed/>
    <w:rsid w:val="00436CEF"/>
    <w:pPr>
      <w:spacing w:after="100"/>
      <w:ind w:left="240"/>
    </w:pPr>
  </w:style>
  <w:style w:type="character" w:styleId="Hyperlink">
    <w:name w:val="Hyperlink"/>
    <w:basedOn w:val="DefaultParagraphFont"/>
    <w:uiPriority w:val="99"/>
    <w:unhideWhenUsed/>
    <w:rsid w:val="00436CEF"/>
    <w:rPr>
      <w:color w:val="0563C1" w:themeColor="hyperlink"/>
      <w:u w:val="single"/>
    </w:rPr>
  </w:style>
  <w:style w:type="character" w:customStyle="1" w:styleId="Heading3Char">
    <w:name w:val="Heading 3 Char"/>
    <w:basedOn w:val="DefaultParagraphFont"/>
    <w:link w:val="Heading3"/>
    <w:uiPriority w:val="9"/>
    <w:rsid w:val="00341C8D"/>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E90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0B13"/>
    <w:rPr>
      <w:sz w:val="20"/>
      <w:szCs w:val="20"/>
    </w:rPr>
  </w:style>
  <w:style w:type="character" w:styleId="EndnoteReference">
    <w:name w:val="endnote reference"/>
    <w:basedOn w:val="DefaultParagraphFont"/>
    <w:uiPriority w:val="99"/>
    <w:semiHidden/>
    <w:unhideWhenUsed/>
    <w:rsid w:val="00E90B13"/>
    <w:rPr>
      <w:vertAlign w:val="superscript"/>
    </w:rPr>
  </w:style>
  <w:style w:type="paragraph" w:styleId="FootnoteText">
    <w:name w:val="footnote text"/>
    <w:basedOn w:val="Normal"/>
    <w:link w:val="FootnoteTextChar"/>
    <w:uiPriority w:val="99"/>
    <w:semiHidden/>
    <w:unhideWhenUsed/>
    <w:rsid w:val="006670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7062"/>
    <w:rPr>
      <w:sz w:val="20"/>
      <w:szCs w:val="20"/>
    </w:rPr>
  </w:style>
  <w:style w:type="character" w:styleId="FootnoteReference">
    <w:name w:val="footnote reference"/>
    <w:basedOn w:val="DefaultParagraphFont"/>
    <w:uiPriority w:val="99"/>
    <w:semiHidden/>
    <w:unhideWhenUsed/>
    <w:rsid w:val="00667062"/>
    <w:rPr>
      <w:vertAlign w:val="superscript"/>
    </w:rPr>
  </w:style>
  <w:style w:type="paragraph" w:styleId="Caption">
    <w:name w:val="caption"/>
    <w:basedOn w:val="Normal"/>
    <w:next w:val="Normal"/>
    <w:uiPriority w:val="35"/>
    <w:unhideWhenUsed/>
    <w:qFormat/>
    <w:rsid w:val="00233B6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32755"/>
    <w:rPr>
      <w:color w:val="808080"/>
      <w:shd w:val="clear" w:color="auto" w:fill="E6E6E6"/>
    </w:rPr>
  </w:style>
  <w:style w:type="paragraph" w:styleId="TOC3">
    <w:name w:val="toc 3"/>
    <w:basedOn w:val="Normal"/>
    <w:next w:val="Normal"/>
    <w:autoRedefine/>
    <w:uiPriority w:val="39"/>
    <w:unhideWhenUsed/>
    <w:rsid w:val="00CC5437"/>
    <w:pPr>
      <w:spacing w:after="100"/>
      <w:ind w:left="480"/>
    </w:pPr>
  </w:style>
  <w:style w:type="character" w:customStyle="1" w:styleId="Heading4Char">
    <w:name w:val="Heading 4 Char"/>
    <w:basedOn w:val="DefaultParagraphFont"/>
    <w:link w:val="Heading4"/>
    <w:uiPriority w:val="9"/>
    <w:rsid w:val="006B7730"/>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317464490">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 w:id="211913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faa.gov/airports/planning_capacity/passenger_allcargo_stats/passenger/media/cy14-commercial-service-enplanements.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556B-EEA8-4098-BC0B-A978C9B3D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23</Pages>
  <Words>4677</Words>
  <Characters>26664</Characters>
  <Application>Microsoft Office Word</Application>
  <DocSecurity>0</DocSecurity>
  <Lines>222</Lines>
  <Paragraphs>62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Andrei-Eugen Birta</cp:lastModifiedBy>
  <cp:revision>550</cp:revision>
  <dcterms:created xsi:type="dcterms:W3CDTF">2018-04-29T10:28:00Z</dcterms:created>
  <dcterms:modified xsi:type="dcterms:W3CDTF">2018-05-15T14:12:00Z</dcterms:modified>
</cp:coreProperties>
</file>