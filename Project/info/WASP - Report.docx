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r>
        <w:t>-</w:t>
      </w:r>
      <w:proofErr w:type="spellStart"/>
      <w:r>
        <w:t>Ralfs</w:t>
      </w:r>
      <w:proofErr w:type="spellEnd"/>
      <w:r>
        <w:t xml:space="preserve"> </w:t>
      </w:r>
      <w:proofErr w:type="spellStart"/>
      <w:r>
        <w:t>Zangis</w:t>
      </w:r>
      <w:proofErr w:type="spellEnd"/>
    </w:p>
    <w:p w14:paraId="7CD62EBC" w14:textId="77777777" w:rsidR="00C43174" w:rsidRDefault="00C43174" w:rsidP="001E4125">
      <w:pPr>
        <w:jc w:val="both"/>
      </w:pPr>
      <w:r>
        <w:t>-Andrei-Eugen Birta</w:t>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sdt>
      <w:sdtPr>
        <w:rPr>
          <w:rFonts w:ascii="Arial" w:eastAsiaTheme="minorHAnsi" w:hAnsi="Arial" w:cs="Arial"/>
          <w:color w:val="auto"/>
          <w:sz w:val="24"/>
          <w:szCs w:val="24"/>
        </w:rPr>
        <w:id w:val="-1502501096"/>
        <w:docPartObj>
          <w:docPartGallery w:val="Table of Contents"/>
          <w:docPartUnique/>
        </w:docPartObj>
      </w:sdtPr>
      <w:sdtEndPr>
        <w:rPr>
          <w:b/>
          <w:bCs/>
          <w:noProof/>
        </w:rPr>
      </w:sdtEndPr>
      <w:sdtContent>
        <w:p w14:paraId="34DA4268" w14:textId="37E7F58E" w:rsidR="00436CEF" w:rsidRDefault="00436CEF">
          <w:pPr>
            <w:pStyle w:val="TOCHeading"/>
          </w:pPr>
          <w:r>
            <w:t>Table of Contents</w:t>
          </w:r>
        </w:p>
        <w:p w14:paraId="16ABC032" w14:textId="6EE31E4E" w:rsidR="00B035E5" w:rsidRDefault="00436CEF">
          <w:pPr>
            <w:pStyle w:val="TOC1"/>
            <w:tabs>
              <w:tab w:val="left" w:pos="480"/>
              <w:tab w:val="right" w:leader="dot" w:pos="9350"/>
            </w:tabs>
            <w:rPr>
              <w:ins w:id="1" w:author="Andrei-Eugen Birta" w:date="2018-05-12T14:46: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2" w:author="Andrei-Eugen Birta" w:date="2018-05-12T14:46:00Z">
            <w:r w:rsidR="00B035E5" w:rsidRPr="00F21E72">
              <w:rPr>
                <w:rStyle w:val="Hyperlink"/>
                <w:noProof/>
              </w:rPr>
              <w:fldChar w:fldCharType="begin"/>
            </w:r>
            <w:r w:rsidR="00B035E5" w:rsidRPr="00F21E72">
              <w:rPr>
                <w:rStyle w:val="Hyperlink"/>
                <w:noProof/>
              </w:rPr>
              <w:instrText xml:space="preserve"> </w:instrText>
            </w:r>
            <w:r w:rsidR="00B035E5">
              <w:rPr>
                <w:noProof/>
              </w:rPr>
              <w:instrText>HYPERLINK \l "_Toc513899728"</w:instrText>
            </w:r>
            <w:r w:rsidR="00B035E5" w:rsidRPr="00F21E72">
              <w:rPr>
                <w:rStyle w:val="Hyperlink"/>
                <w:noProof/>
              </w:rPr>
              <w:instrText xml:space="preserve"> </w:instrText>
            </w:r>
            <w:r w:rsidR="00B035E5" w:rsidRPr="00F21E72">
              <w:rPr>
                <w:rStyle w:val="Hyperlink"/>
                <w:noProof/>
              </w:rPr>
              <w:fldChar w:fldCharType="separate"/>
            </w:r>
            <w:r w:rsidR="00B035E5" w:rsidRPr="00F21E72">
              <w:rPr>
                <w:rStyle w:val="Hyperlink"/>
                <w:noProof/>
              </w:rPr>
              <w:t>1.</w:t>
            </w:r>
            <w:r w:rsidR="00B035E5">
              <w:rPr>
                <w:rFonts w:asciiTheme="minorHAnsi" w:eastAsiaTheme="minorEastAsia" w:hAnsiTheme="minorHAnsi" w:cstheme="minorBidi"/>
                <w:noProof/>
                <w:sz w:val="22"/>
                <w:szCs w:val="22"/>
              </w:rPr>
              <w:tab/>
            </w:r>
            <w:r w:rsidR="00B035E5" w:rsidRPr="00F21E72">
              <w:rPr>
                <w:rStyle w:val="Hyperlink"/>
                <w:noProof/>
              </w:rPr>
              <w:t>Introduction</w:t>
            </w:r>
            <w:r w:rsidR="00B035E5">
              <w:rPr>
                <w:noProof/>
                <w:webHidden/>
              </w:rPr>
              <w:tab/>
            </w:r>
            <w:r w:rsidR="00B035E5">
              <w:rPr>
                <w:noProof/>
                <w:webHidden/>
              </w:rPr>
              <w:fldChar w:fldCharType="begin"/>
            </w:r>
            <w:r w:rsidR="00B035E5">
              <w:rPr>
                <w:noProof/>
                <w:webHidden/>
              </w:rPr>
              <w:instrText xml:space="preserve"> PAGEREF _Toc513899728 \h </w:instrText>
            </w:r>
          </w:ins>
          <w:r w:rsidR="00B035E5">
            <w:rPr>
              <w:noProof/>
              <w:webHidden/>
            </w:rPr>
          </w:r>
          <w:r w:rsidR="00B035E5">
            <w:rPr>
              <w:noProof/>
              <w:webHidden/>
            </w:rPr>
            <w:fldChar w:fldCharType="separate"/>
          </w:r>
          <w:ins w:id="3" w:author="Andrei-Eugen Birta" w:date="2018-05-12T14:46:00Z">
            <w:r w:rsidR="00B035E5">
              <w:rPr>
                <w:noProof/>
                <w:webHidden/>
              </w:rPr>
              <w:t>2</w:t>
            </w:r>
            <w:r w:rsidR="00B035E5">
              <w:rPr>
                <w:noProof/>
                <w:webHidden/>
              </w:rPr>
              <w:fldChar w:fldCharType="end"/>
            </w:r>
            <w:r w:rsidR="00B035E5" w:rsidRPr="00F21E72">
              <w:rPr>
                <w:rStyle w:val="Hyperlink"/>
                <w:noProof/>
              </w:rPr>
              <w:fldChar w:fldCharType="end"/>
            </w:r>
          </w:ins>
        </w:p>
        <w:p w14:paraId="55F8FAEE" w14:textId="58B8FE9D" w:rsidR="00B035E5" w:rsidRDefault="00B035E5">
          <w:pPr>
            <w:pStyle w:val="TOC1"/>
            <w:tabs>
              <w:tab w:val="left" w:pos="480"/>
              <w:tab w:val="right" w:leader="dot" w:pos="9350"/>
            </w:tabs>
            <w:rPr>
              <w:ins w:id="4" w:author="Andrei-Eugen Birta" w:date="2018-05-12T14:46:00Z"/>
              <w:rFonts w:asciiTheme="minorHAnsi" w:eastAsiaTheme="minorEastAsia" w:hAnsiTheme="minorHAnsi" w:cstheme="minorBidi"/>
              <w:noProof/>
              <w:sz w:val="22"/>
              <w:szCs w:val="22"/>
            </w:rPr>
          </w:pPr>
          <w:ins w:id="5"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"_Toc513899729"</w:instrText>
            </w:r>
            <w:r w:rsidRPr="00F21E72">
              <w:rPr>
                <w:rStyle w:val="Hyperlink"/>
                <w:noProof/>
              </w:rPr>
              <w:instrText xml:space="preserve"> </w:instrText>
            </w:r>
            <w:r w:rsidRPr="00F21E72">
              <w:rPr>
                <w:rStyle w:val="Hyperlink"/>
                <w:noProof/>
              </w:rPr>
              <w:fldChar w:fldCharType="separate"/>
            </w:r>
            <w:r w:rsidRPr="00F21E72">
              <w:rPr>
                <w:rStyle w:val="Hyperlink"/>
                <w:noProof/>
              </w:rPr>
              <w:t>2.</w:t>
            </w:r>
            <w:r>
              <w:rPr>
                <w:rFonts w:asciiTheme="minorHAnsi" w:eastAsiaTheme="minorEastAsia" w:hAnsiTheme="minorHAnsi" w:cstheme="minorBidi"/>
                <w:noProof/>
                <w:sz w:val="22"/>
                <w:szCs w:val="22"/>
              </w:rPr>
              <w:tab/>
            </w:r>
            <w:r w:rsidRPr="00F21E72">
              <w:rPr>
                <w:rStyle w:val="Hyperlink"/>
                <w:noProof/>
              </w:rPr>
              <w:t>Problem Statement</w:t>
            </w:r>
            <w:r>
              <w:rPr>
                <w:noProof/>
                <w:webHidden/>
              </w:rPr>
              <w:tab/>
            </w:r>
            <w:r>
              <w:rPr>
                <w:noProof/>
                <w:webHidden/>
              </w:rPr>
              <w:fldChar w:fldCharType="begin"/>
            </w:r>
            <w:r>
              <w:rPr>
                <w:noProof/>
                <w:webHidden/>
              </w:rPr>
              <w:instrText xml:space="preserve"> PAGEREF _Toc513899729 \h </w:instrText>
            </w:r>
          </w:ins>
          <w:r>
            <w:rPr>
              <w:noProof/>
              <w:webHidden/>
            </w:rPr>
          </w:r>
          <w:r>
            <w:rPr>
              <w:noProof/>
              <w:webHidden/>
            </w:rPr>
            <w:fldChar w:fldCharType="separate"/>
          </w:r>
          <w:ins w:id="6" w:author="Andrei-Eugen Birta" w:date="2018-05-12T14:46:00Z">
            <w:r>
              <w:rPr>
                <w:noProof/>
                <w:webHidden/>
              </w:rPr>
              <w:t>3</w:t>
            </w:r>
            <w:r>
              <w:rPr>
                <w:noProof/>
                <w:webHidden/>
              </w:rPr>
              <w:fldChar w:fldCharType="end"/>
            </w:r>
            <w:r w:rsidRPr="00F21E72">
              <w:rPr>
                <w:rStyle w:val="Hyperlink"/>
                <w:noProof/>
              </w:rPr>
              <w:fldChar w:fldCharType="end"/>
            </w:r>
          </w:ins>
        </w:p>
        <w:p w14:paraId="4BBF6237" w14:textId="66D5F49C" w:rsidR="00B035E5" w:rsidRDefault="00B035E5">
          <w:pPr>
            <w:pStyle w:val="TOC2"/>
            <w:tabs>
              <w:tab w:val="left" w:pos="880"/>
              <w:tab w:val="right" w:leader="dot" w:pos="9350"/>
            </w:tabs>
            <w:rPr>
              <w:ins w:id="7" w:author="Andrei-Eugen Birta" w:date="2018-05-12T14:46:00Z"/>
              <w:rFonts w:asciiTheme="minorHAnsi" w:eastAsiaTheme="minorEastAsia" w:hAnsiTheme="minorHAnsi" w:cstheme="minorBidi"/>
              <w:noProof/>
              <w:sz w:val="22"/>
              <w:szCs w:val="22"/>
            </w:rPr>
          </w:pPr>
          <w:ins w:id="8"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"_Toc513899730"</w:instrText>
            </w:r>
            <w:r w:rsidRPr="00F21E72">
              <w:rPr>
                <w:rStyle w:val="Hyperlink"/>
                <w:noProof/>
              </w:rPr>
              <w:instrText xml:space="preserve"> </w:instrText>
            </w:r>
            <w:r w:rsidRPr="00F21E72">
              <w:rPr>
                <w:rStyle w:val="Hyperlink"/>
                <w:noProof/>
              </w:rPr>
              <w:fldChar w:fldCharType="separate"/>
            </w:r>
            <w:r w:rsidRPr="00F21E72">
              <w:rPr>
                <w:rStyle w:val="Hyperlink"/>
                <w:noProof/>
              </w:rPr>
              <w:t>a.</w:t>
            </w:r>
            <w:r>
              <w:rPr>
                <w:rFonts w:asciiTheme="minorHAnsi" w:eastAsiaTheme="minorEastAsia" w:hAnsiTheme="minorHAnsi" w:cstheme="minorBidi"/>
                <w:noProof/>
                <w:sz w:val="22"/>
                <w:szCs w:val="22"/>
              </w:rPr>
              <w:tab/>
            </w:r>
            <w:r w:rsidRPr="00F21E72">
              <w:rPr>
                <w:rStyle w:val="Hyperlink"/>
                <w:noProof/>
              </w:rPr>
              <w:t>Introduction</w:t>
            </w:r>
            <w:r>
              <w:rPr>
                <w:noProof/>
                <w:webHidden/>
              </w:rPr>
              <w:tab/>
            </w:r>
            <w:r>
              <w:rPr>
                <w:noProof/>
                <w:webHidden/>
              </w:rPr>
              <w:fldChar w:fldCharType="begin"/>
            </w:r>
            <w:r>
              <w:rPr>
                <w:noProof/>
                <w:webHidden/>
              </w:rPr>
              <w:instrText xml:space="preserve"> PAGEREF _Toc513899730 \h </w:instrText>
            </w:r>
          </w:ins>
          <w:r>
            <w:rPr>
              <w:noProof/>
              <w:webHidden/>
            </w:rPr>
          </w:r>
          <w:r>
            <w:rPr>
              <w:noProof/>
              <w:webHidden/>
            </w:rPr>
            <w:fldChar w:fldCharType="separate"/>
          </w:r>
          <w:ins w:id="9" w:author="Andrei-Eugen Birta" w:date="2018-05-12T14:46:00Z">
            <w:r>
              <w:rPr>
                <w:noProof/>
                <w:webHidden/>
              </w:rPr>
              <w:t>3</w:t>
            </w:r>
            <w:r>
              <w:rPr>
                <w:noProof/>
                <w:webHidden/>
              </w:rPr>
              <w:fldChar w:fldCharType="end"/>
            </w:r>
            <w:r w:rsidRPr="00F21E72">
              <w:rPr>
                <w:rStyle w:val="Hyperlink"/>
                <w:noProof/>
              </w:rPr>
              <w:fldChar w:fldCharType="end"/>
            </w:r>
          </w:ins>
        </w:p>
        <w:p w14:paraId="0827A516" w14:textId="3ED23F37" w:rsidR="00B035E5" w:rsidRDefault="00B035E5">
          <w:pPr>
            <w:pStyle w:val="TOC2"/>
            <w:tabs>
              <w:tab w:val="left" w:pos="880"/>
              <w:tab w:val="right" w:leader="dot" w:pos="9350"/>
            </w:tabs>
            <w:rPr>
              <w:ins w:id="10" w:author="Andrei-Eugen Birta" w:date="2018-05-12T14:46:00Z"/>
              <w:rFonts w:asciiTheme="minorHAnsi" w:eastAsiaTheme="minorEastAsia" w:hAnsiTheme="minorHAnsi" w:cstheme="minorBidi"/>
              <w:noProof/>
              <w:sz w:val="22"/>
              <w:szCs w:val="22"/>
            </w:rPr>
          </w:pPr>
          <w:ins w:id="11"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"_Toc513899731"</w:instrText>
            </w:r>
            <w:r w:rsidRPr="00F21E72">
              <w:rPr>
                <w:rStyle w:val="Hyperlink"/>
                <w:noProof/>
              </w:rPr>
              <w:instrText xml:space="preserve"> </w:instrText>
            </w:r>
            <w:r w:rsidRPr="00F21E72">
              <w:rPr>
                <w:rStyle w:val="Hyperlink"/>
                <w:noProof/>
              </w:rPr>
              <w:fldChar w:fldCharType="separate"/>
            </w:r>
            <w:r w:rsidRPr="00F21E72">
              <w:rPr>
                <w:rStyle w:val="Hyperlink"/>
                <w:noProof/>
              </w:rPr>
              <w:t>b.</w:t>
            </w:r>
            <w:r>
              <w:rPr>
                <w:rFonts w:asciiTheme="minorHAnsi" w:eastAsiaTheme="minorEastAsia" w:hAnsiTheme="minorHAnsi" w:cstheme="minorBidi"/>
                <w:noProof/>
                <w:sz w:val="22"/>
                <w:szCs w:val="22"/>
              </w:rPr>
              <w:tab/>
            </w:r>
            <w:r w:rsidRPr="00F21E72">
              <w:rPr>
                <w:rStyle w:val="Hyperlink"/>
                <w:noProof/>
              </w:rPr>
              <w:t>Case Description</w:t>
            </w:r>
            <w:r>
              <w:rPr>
                <w:noProof/>
                <w:webHidden/>
              </w:rPr>
              <w:tab/>
            </w:r>
            <w:r>
              <w:rPr>
                <w:noProof/>
                <w:webHidden/>
              </w:rPr>
              <w:fldChar w:fldCharType="begin"/>
            </w:r>
            <w:r>
              <w:rPr>
                <w:noProof/>
                <w:webHidden/>
              </w:rPr>
              <w:instrText xml:space="preserve"> PAGEREF _Toc513899731 \h </w:instrText>
            </w:r>
          </w:ins>
          <w:r>
            <w:rPr>
              <w:noProof/>
              <w:webHidden/>
            </w:rPr>
          </w:r>
          <w:r>
            <w:rPr>
              <w:noProof/>
              <w:webHidden/>
            </w:rPr>
            <w:fldChar w:fldCharType="separate"/>
          </w:r>
          <w:ins w:id="12" w:author="Andrei-Eugen Birta" w:date="2018-05-12T14:46:00Z">
            <w:r>
              <w:rPr>
                <w:noProof/>
                <w:webHidden/>
              </w:rPr>
              <w:t>3</w:t>
            </w:r>
            <w:r>
              <w:rPr>
                <w:noProof/>
                <w:webHidden/>
              </w:rPr>
              <w:fldChar w:fldCharType="end"/>
            </w:r>
            <w:r w:rsidRPr="00F21E72">
              <w:rPr>
                <w:rStyle w:val="Hyperlink"/>
                <w:noProof/>
              </w:rPr>
              <w:fldChar w:fldCharType="end"/>
            </w:r>
          </w:ins>
        </w:p>
        <w:p w14:paraId="73F4ECF2" w14:textId="353833E5" w:rsidR="00B035E5" w:rsidRDefault="00B035E5">
          <w:pPr>
            <w:pStyle w:val="TOC2"/>
            <w:tabs>
              <w:tab w:val="left" w:pos="660"/>
              <w:tab w:val="right" w:leader="dot" w:pos="9350"/>
            </w:tabs>
            <w:rPr>
              <w:ins w:id="13" w:author="Andrei-Eugen Birta" w:date="2018-05-12T14:46:00Z"/>
              <w:rFonts w:asciiTheme="minorHAnsi" w:eastAsiaTheme="minorEastAsia" w:hAnsiTheme="minorHAnsi" w:cstheme="minorBidi"/>
              <w:noProof/>
              <w:sz w:val="22"/>
              <w:szCs w:val="22"/>
            </w:rPr>
          </w:pPr>
          <w:ins w:id="14"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"_Toc513899732"</w:instrText>
            </w:r>
            <w:r w:rsidRPr="00F21E72">
              <w:rPr>
                <w:rStyle w:val="Hyperlink"/>
                <w:noProof/>
              </w:rPr>
              <w:instrText xml:space="preserve"> </w:instrText>
            </w:r>
            <w:r w:rsidRPr="00F21E72">
              <w:rPr>
                <w:rStyle w:val="Hyperlink"/>
                <w:noProof/>
              </w:rPr>
              <w:fldChar w:fldCharType="separate"/>
            </w:r>
            <w:r w:rsidRPr="00F21E72">
              <w:rPr>
                <w:rStyle w:val="Hyperlink"/>
                <w:noProof/>
              </w:rPr>
              <w:t>c.</w:t>
            </w:r>
            <w:r>
              <w:rPr>
                <w:rFonts w:asciiTheme="minorHAnsi" w:eastAsiaTheme="minorEastAsia" w:hAnsiTheme="minorHAnsi" w:cstheme="minorBidi"/>
                <w:noProof/>
                <w:sz w:val="22"/>
                <w:szCs w:val="22"/>
              </w:rPr>
              <w:tab/>
            </w:r>
            <w:r w:rsidRPr="00F21E72">
              <w:rPr>
                <w:rStyle w:val="Hyperlink"/>
                <w:noProof/>
              </w:rPr>
              <w:t>Learning Goals</w:t>
            </w:r>
            <w:r>
              <w:rPr>
                <w:noProof/>
                <w:webHidden/>
              </w:rPr>
              <w:tab/>
            </w:r>
            <w:r>
              <w:rPr>
                <w:noProof/>
                <w:webHidden/>
              </w:rPr>
              <w:fldChar w:fldCharType="begin"/>
            </w:r>
            <w:r>
              <w:rPr>
                <w:noProof/>
                <w:webHidden/>
              </w:rPr>
              <w:instrText xml:space="preserve"> PAGEREF _Toc513899732 \h </w:instrText>
            </w:r>
          </w:ins>
          <w:r>
            <w:rPr>
              <w:noProof/>
              <w:webHidden/>
            </w:rPr>
          </w:r>
          <w:r>
            <w:rPr>
              <w:noProof/>
              <w:webHidden/>
            </w:rPr>
            <w:fldChar w:fldCharType="separate"/>
          </w:r>
          <w:ins w:id="15" w:author="Andrei-Eugen Birta" w:date="2018-05-12T14:46:00Z">
            <w:r>
              <w:rPr>
                <w:noProof/>
                <w:webHidden/>
              </w:rPr>
              <w:t>3</w:t>
            </w:r>
            <w:r>
              <w:rPr>
                <w:noProof/>
                <w:webHidden/>
              </w:rPr>
              <w:fldChar w:fldCharType="end"/>
            </w:r>
            <w:r w:rsidRPr="00F21E72">
              <w:rPr>
                <w:rStyle w:val="Hyperlink"/>
                <w:noProof/>
              </w:rPr>
              <w:fldChar w:fldCharType="end"/>
            </w:r>
          </w:ins>
        </w:p>
        <w:p w14:paraId="1632E359" w14:textId="7F0B4033" w:rsidR="00B035E5" w:rsidRDefault="00B035E5">
          <w:pPr>
            <w:pStyle w:val="TOC1"/>
            <w:tabs>
              <w:tab w:val="left" w:pos="480"/>
              <w:tab w:val="right" w:leader="dot" w:pos="9350"/>
            </w:tabs>
            <w:rPr>
              <w:ins w:id="16" w:author="Andrei-Eugen Birta" w:date="2018-05-12T14:46:00Z"/>
              <w:rFonts w:asciiTheme="minorHAnsi" w:eastAsiaTheme="minorEastAsia" w:hAnsiTheme="minorHAnsi" w:cstheme="minorBidi"/>
              <w:noProof/>
              <w:sz w:val="22"/>
              <w:szCs w:val="22"/>
            </w:rPr>
          </w:pPr>
          <w:ins w:id="17"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"_Toc513899733"</w:instrText>
            </w:r>
            <w:r w:rsidRPr="00F21E72">
              <w:rPr>
                <w:rStyle w:val="Hyperlink"/>
                <w:noProof/>
              </w:rPr>
              <w:instrText xml:space="preserve"> </w:instrText>
            </w:r>
            <w:r w:rsidRPr="00F21E72">
              <w:rPr>
                <w:rStyle w:val="Hyperlink"/>
                <w:noProof/>
              </w:rPr>
              <w:fldChar w:fldCharType="separate"/>
            </w:r>
            <w:r w:rsidRPr="00F21E72">
              <w:rPr>
                <w:rStyle w:val="Hyperlink"/>
                <w:noProof/>
              </w:rPr>
              <w:t>3.</w:t>
            </w:r>
            <w:r>
              <w:rPr>
                <w:rFonts w:asciiTheme="minorHAnsi" w:eastAsiaTheme="minorEastAsia" w:hAnsiTheme="minorHAnsi" w:cstheme="minorBidi"/>
                <w:noProof/>
                <w:sz w:val="22"/>
                <w:szCs w:val="22"/>
              </w:rPr>
              <w:tab/>
            </w:r>
            <w:r w:rsidRPr="00F21E72">
              <w:rPr>
                <w:rStyle w:val="Hyperlink"/>
                <w:noProof/>
              </w:rPr>
              <w:t>Development Framework</w:t>
            </w:r>
            <w:r>
              <w:rPr>
                <w:noProof/>
                <w:webHidden/>
              </w:rPr>
              <w:tab/>
            </w:r>
            <w:r>
              <w:rPr>
                <w:noProof/>
                <w:webHidden/>
              </w:rPr>
              <w:fldChar w:fldCharType="begin"/>
            </w:r>
            <w:r>
              <w:rPr>
                <w:noProof/>
                <w:webHidden/>
              </w:rPr>
              <w:instrText xml:space="preserve"> PAGEREF _Toc513899733 \h </w:instrText>
            </w:r>
          </w:ins>
          <w:r>
            <w:rPr>
              <w:noProof/>
              <w:webHidden/>
            </w:rPr>
          </w:r>
          <w:r>
            <w:rPr>
              <w:noProof/>
              <w:webHidden/>
            </w:rPr>
            <w:fldChar w:fldCharType="separate"/>
          </w:r>
          <w:ins w:id="18" w:author="Andrei-Eugen Birta" w:date="2018-05-12T14:46:00Z">
            <w:r>
              <w:rPr>
                <w:noProof/>
                <w:webHidden/>
              </w:rPr>
              <w:t>4</w:t>
            </w:r>
            <w:r>
              <w:rPr>
                <w:noProof/>
                <w:webHidden/>
              </w:rPr>
              <w:fldChar w:fldCharType="end"/>
            </w:r>
            <w:r w:rsidRPr="00F21E72">
              <w:rPr>
                <w:rStyle w:val="Hyperlink"/>
                <w:noProof/>
              </w:rPr>
              <w:fldChar w:fldCharType="end"/>
            </w:r>
          </w:ins>
        </w:p>
        <w:p w14:paraId="3948824F" w14:textId="729A13DE" w:rsidR="00B035E5" w:rsidRDefault="00B035E5">
          <w:pPr>
            <w:pStyle w:val="TOC2"/>
            <w:tabs>
              <w:tab w:val="left" w:pos="880"/>
              <w:tab w:val="right" w:leader="dot" w:pos="9350"/>
            </w:tabs>
            <w:rPr>
              <w:ins w:id="19" w:author="Andrei-Eugen Birta" w:date="2018-05-12T14:46:00Z"/>
              <w:rFonts w:asciiTheme="minorHAnsi" w:eastAsiaTheme="minorEastAsia" w:hAnsiTheme="minorHAnsi" w:cstheme="minorBidi"/>
              <w:noProof/>
              <w:sz w:val="22"/>
              <w:szCs w:val="22"/>
            </w:rPr>
          </w:pPr>
          <w:ins w:id="20"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"_Toc513899734"</w:instrText>
            </w:r>
            <w:r w:rsidRPr="00F21E72">
              <w:rPr>
                <w:rStyle w:val="Hyperlink"/>
                <w:noProof/>
              </w:rPr>
              <w:instrText xml:space="preserve"> </w:instrText>
            </w:r>
            <w:r w:rsidRPr="00F21E72">
              <w:rPr>
                <w:rStyle w:val="Hyperlink"/>
                <w:noProof/>
              </w:rPr>
              <w:fldChar w:fldCharType="separate"/>
            </w:r>
            <w:r w:rsidRPr="00F21E72">
              <w:rPr>
                <w:rStyle w:val="Hyperlink"/>
                <w:noProof/>
              </w:rPr>
              <w:t>a.</w:t>
            </w:r>
            <w:r>
              <w:rPr>
                <w:rFonts w:asciiTheme="minorHAnsi" w:eastAsiaTheme="minorEastAsia" w:hAnsiTheme="minorHAnsi" w:cstheme="minorBidi"/>
                <w:noProof/>
                <w:sz w:val="22"/>
                <w:szCs w:val="22"/>
              </w:rPr>
              <w:tab/>
            </w:r>
            <w:r w:rsidRPr="00F21E72">
              <w:rPr>
                <w:rStyle w:val="Hyperlink"/>
                <w:noProof/>
              </w:rPr>
              <w:t>Pros</w:t>
            </w:r>
            <w:r>
              <w:rPr>
                <w:noProof/>
                <w:webHidden/>
              </w:rPr>
              <w:tab/>
            </w:r>
            <w:r>
              <w:rPr>
                <w:noProof/>
                <w:webHidden/>
              </w:rPr>
              <w:fldChar w:fldCharType="begin"/>
            </w:r>
            <w:r>
              <w:rPr>
                <w:noProof/>
                <w:webHidden/>
              </w:rPr>
              <w:instrText xml:space="preserve"> PAGEREF _Toc513899734 \h </w:instrText>
            </w:r>
          </w:ins>
          <w:r>
            <w:rPr>
              <w:noProof/>
              <w:webHidden/>
            </w:rPr>
          </w:r>
          <w:r>
            <w:rPr>
              <w:noProof/>
              <w:webHidden/>
            </w:rPr>
            <w:fldChar w:fldCharType="separate"/>
          </w:r>
          <w:ins w:id="21" w:author="Andrei-Eugen Birta" w:date="2018-05-12T14:46:00Z">
            <w:r>
              <w:rPr>
                <w:noProof/>
                <w:webHidden/>
              </w:rPr>
              <w:t>5</w:t>
            </w:r>
            <w:r>
              <w:rPr>
                <w:noProof/>
                <w:webHidden/>
              </w:rPr>
              <w:fldChar w:fldCharType="end"/>
            </w:r>
            <w:r w:rsidRPr="00F21E72">
              <w:rPr>
                <w:rStyle w:val="Hyperlink"/>
                <w:noProof/>
              </w:rPr>
              <w:fldChar w:fldCharType="end"/>
            </w:r>
          </w:ins>
        </w:p>
        <w:p w14:paraId="2DBBD449" w14:textId="7E3BE3FE" w:rsidR="00B035E5" w:rsidRDefault="00B035E5">
          <w:pPr>
            <w:pStyle w:val="TOC2"/>
            <w:tabs>
              <w:tab w:val="left" w:pos="880"/>
              <w:tab w:val="right" w:leader="dot" w:pos="9350"/>
            </w:tabs>
            <w:rPr>
              <w:ins w:id="22" w:author="Andrei-Eugen Birta" w:date="2018-05-12T14:46:00Z"/>
              <w:rFonts w:asciiTheme="minorHAnsi" w:eastAsiaTheme="minorEastAsia" w:hAnsiTheme="minorHAnsi" w:cstheme="minorBidi"/>
              <w:noProof/>
              <w:sz w:val="22"/>
              <w:szCs w:val="22"/>
            </w:rPr>
          </w:pPr>
          <w:ins w:id="23"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"_Toc513899735"</w:instrText>
            </w:r>
            <w:r w:rsidRPr="00F21E72">
              <w:rPr>
                <w:rStyle w:val="Hyperlink"/>
                <w:noProof/>
              </w:rPr>
              <w:instrText xml:space="preserve"> </w:instrText>
            </w:r>
            <w:r w:rsidRPr="00F21E72">
              <w:rPr>
                <w:rStyle w:val="Hyperlink"/>
                <w:noProof/>
              </w:rPr>
              <w:fldChar w:fldCharType="separate"/>
            </w:r>
            <w:r w:rsidRPr="00F21E72">
              <w:rPr>
                <w:rStyle w:val="Hyperlink"/>
                <w:noProof/>
              </w:rPr>
              <w:t>b.</w:t>
            </w:r>
            <w:r>
              <w:rPr>
                <w:rFonts w:asciiTheme="minorHAnsi" w:eastAsiaTheme="minorEastAsia" w:hAnsiTheme="minorHAnsi" w:cstheme="minorBidi"/>
                <w:noProof/>
                <w:sz w:val="22"/>
                <w:szCs w:val="22"/>
              </w:rPr>
              <w:tab/>
            </w:r>
            <w:r w:rsidRPr="00F21E72">
              <w:rPr>
                <w:rStyle w:val="Hyperlink"/>
                <w:noProof/>
              </w:rPr>
              <w:t>Cons</w:t>
            </w:r>
            <w:r>
              <w:rPr>
                <w:noProof/>
                <w:webHidden/>
              </w:rPr>
              <w:tab/>
            </w:r>
            <w:r>
              <w:rPr>
                <w:noProof/>
                <w:webHidden/>
              </w:rPr>
              <w:fldChar w:fldCharType="begin"/>
            </w:r>
            <w:r>
              <w:rPr>
                <w:noProof/>
                <w:webHidden/>
              </w:rPr>
              <w:instrText xml:space="preserve"> PAGEREF _Toc513899735 \h </w:instrText>
            </w:r>
          </w:ins>
          <w:r>
            <w:rPr>
              <w:noProof/>
              <w:webHidden/>
            </w:rPr>
          </w:r>
          <w:r>
            <w:rPr>
              <w:noProof/>
              <w:webHidden/>
            </w:rPr>
            <w:fldChar w:fldCharType="separate"/>
          </w:r>
          <w:ins w:id="24" w:author="Andrei-Eugen Birta" w:date="2018-05-12T14:46:00Z">
            <w:r>
              <w:rPr>
                <w:noProof/>
                <w:webHidden/>
              </w:rPr>
              <w:t>5</w:t>
            </w:r>
            <w:r>
              <w:rPr>
                <w:noProof/>
                <w:webHidden/>
              </w:rPr>
              <w:fldChar w:fldCharType="end"/>
            </w:r>
            <w:r w:rsidRPr="00F21E72">
              <w:rPr>
                <w:rStyle w:val="Hyperlink"/>
                <w:noProof/>
              </w:rPr>
              <w:fldChar w:fldCharType="end"/>
            </w:r>
          </w:ins>
        </w:p>
        <w:p w14:paraId="19CBC838" w14:textId="33C33E8F" w:rsidR="00B035E5" w:rsidRDefault="00B035E5">
          <w:pPr>
            <w:pStyle w:val="TOC1"/>
            <w:tabs>
              <w:tab w:val="left" w:pos="480"/>
              <w:tab w:val="right" w:leader="dot" w:pos="9350"/>
            </w:tabs>
            <w:rPr>
              <w:ins w:id="25" w:author="Andrei-Eugen Birta" w:date="2018-05-12T14:46:00Z"/>
              <w:rFonts w:asciiTheme="minorHAnsi" w:eastAsiaTheme="minorEastAsia" w:hAnsiTheme="minorHAnsi" w:cstheme="minorBidi"/>
              <w:noProof/>
              <w:sz w:val="22"/>
              <w:szCs w:val="22"/>
            </w:rPr>
          </w:pPr>
          <w:ins w:id="26"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"_Toc513899736"</w:instrText>
            </w:r>
            <w:r w:rsidRPr="00F21E72">
              <w:rPr>
                <w:rStyle w:val="Hyperlink"/>
                <w:noProof/>
              </w:rPr>
              <w:instrText xml:space="preserve"> </w:instrText>
            </w:r>
            <w:r w:rsidRPr="00F21E72">
              <w:rPr>
                <w:rStyle w:val="Hyperlink"/>
                <w:noProof/>
              </w:rPr>
              <w:fldChar w:fldCharType="separate"/>
            </w:r>
            <w:r w:rsidRPr="00F21E72">
              <w:rPr>
                <w:rStyle w:val="Hyperlink"/>
                <w:noProof/>
              </w:rPr>
              <w:t>4.</w:t>
            </w:r>
            <w:r>
              <w:rPr>
                <w:rFonts w:asciiTheme="minorHAnsi" w:eastAsiaTheme="minorEastAsia" w:hAnsiTheme="minorHAnsi" w:cstheme="minorBidi"/>
                <w:noProof/>
                <w:sz w:val="22"/>
                <w:szCs w:val="22"/>
              </w:rPr>
              <w:tab/>
            </w:r>
            <w:r w:rsidRPr="00F21E72">
              <w:rPr>
                <w:rStyle w:val="Hyperlink"/>
                <w:noProof/>
              </w:rPr>
              <w:t>Development Process</w:t>
            </w:r>
            <w:r>
              <w:rPr>
                <w:noProof/>
                <w:webHidden/>
              </w:rPr>
              <w:tab/>
            </w:r>
            <w:r>
              <w:rPr>
                <w:noProof/>
                <w:webHidden/>
              </w:rPr>
              <w:fldChar w:fldCharType="begin"/>
            </w:r>
            <w:r>
              <w:rPr>
                <w:noProof/>
                <w:webHidden/>
              </w:rPr>
              <w:instrText xml:space="preserve"> PAGEREF _Toc513899736 \h </w:instrText>
            </w:r>
          </w:ins>
          <w:r>
            <w:rPr>
              <w:noProof/>
              <w:webHidden/>
            </w:rPr>
          </w:r>
          <w:r>
            <w:rPr>
              <w:noProof/>
              <w:webHidden/>
            </w:rPr>
            <w:fldChar w:fldCharType="separate"/>
          </w:r>
          <w:ins w:id="27" w:author="Andrei-Eugen Birta" w:date="2018-05-12T14:46:00Z">
            <w:r>
              <w:rPr>
                <w:noProof/>
                <w:webHidden/>
              </w:rPr>
              <w:t>5</w:t>
            </w:r>
            <w:r>
              <w:rPr>
                <w:noProof/>
                <w:webHidden/>
              </w:rPr>
              <w:fldChar w:fldCharType="end"/>
            </w:r>
            <w:r w:rsidRPr="00F21E72">
              <w:rPr>
                <w:rStyle w:val="Hyperlink"/>
                <w:noProof/>
              </w:rPr>
              <w:fldChar w:fldCharType="end"/>
            </w:r>
          </w:ins>
        </w:p>
        <w:p w14:paraId="39CCBBB3" w14:textId="5ADD3D5F" w:rsidR="00B035E5" w:rsidRDefault="00B035E5">
          <w:pPr>
            <w:pStyle w:val="TOC2"/>
            <w:tabs>
              <w:tab w:val="left" w:pos="880"/>
              <w:tab w:val="right" w:leader="dot" w:pos="9350"/>
            </w:tabs>
            <w:rPr>
              <w:ins w:id="28" w:author="Andrei-Eugen Birta" w:date="2018-05-12T14:46:00Z"/>
              <w:rFonts w:asciiTheme="minorHAnsi" w:eastAsiaTheme="minorEastAsia" w:hAnsiTheme="minorHAnsi" w:cstheme="minorBidi"/>
              <w:noProof/>
              <w:sz w:val="22"/>
              <w:szCs w:val="22"/>
            </w:rPr>
          </w:pPr>
          <w:ins w:id="29"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"_Toc513899737"</w:instrText>
            </w:r>
            <w:r w:rsidRPr="00F21E72">
              <w:rPr>
                <w:rStyle w:val="Hyperlink"/>
                <w:noProof/>
              </w:rPr>
              <w:instrText xml:space="preserve"> </w:instrText>
            </w:r>
            <w:r w:rsidRPr="00F21E72">
              <w:rPr>
                <w:rStyle w:val="Hyperlink"/>
                <w:noProof/>
              </w:rPr>
              <w:fldChar w:fldCharType="separate"/>
            </w:r>
            <w:r w:rsidRPr="00F21E72">
              <w:rPr>
                <w:rStyle w:val="Hyperlink"/>
                <w:noProof/>
              </w:rPr>
              <w:t>a.</w:t>
            </w:r>
            <w:r>
              <w:rPr>
                <w:rFonts w:asciiTheme="minorHAnsi" w:eastAsiaTheme="minorEastAsia" w:hAnsiTheme="minorHAnsi" w:cstheme="minorBidi"/>
                <w:noProof/>
                <w:sz w:val="22"/>
                <w:szCs w:val="22"/>
              </w:rPr>
              <w:tab/>
            </w:r>
            <w:r w:rsidRPr="00F21E72">
              <w:rPr>
                <w:rStyle w:val="Hyperlink"/>
                <w:noProof/>
              </w:rPr>
              <w:t>Data Acquisition</w:t>
            </w:r>
            <w:r>
              <w:rPr>
                <w:noProof/>
                <w:webHidden/>
              </w:rPr>
              <w:tab/>
            </w:r>
            <w:r>
              <w:rPr>
                <w:noProof/>
                <w:webHidden/>
              </w:rPr>
              <w:fldChar w:fldCharType="begin"/>
            </w:r>
            <w:r>
              <w:rPr>
                <w:noProof/>
                <w:webHidden/>
              </w:rPr>
              <w:instrText xml:space="preserve"> PAGEREF _Toc513899737 \h </w:instrText>
            </w:r>
          </w:ins>
          <w:r>
            <w:rPr>
              <w:noProof/>
              <w:webHidden/>
            </w:rPr>
          </w:r>
          <w:r>
            <w:rPr>
              <w:noProof/>
              <w:webHidden/>
            </w:rPr>
            <w:fldChar w:fldCharType="separate"/>
          </w:r>
          <w:ins w:id="30" w:author="Andrei-Eugen Birta" w:date="2018-05-12T14:46:00Z">
            <w:r>
              <w:rPr>
                <w:noProof/>
                <w:webHidden/>
              </w:rPr>
              <w:t>5</w:t>
            </w:r>
            <w:r>
              <w:rPr>
                <w:noProof/>
                <w:webHidden/>
              </w:rPr>
              <w:fldChar w:fldCharType="end"/>
            </w:r>
            <w:r w:rsidRPr="00F21E72">
              <w:rPr>
                <w:rStyle w:val="Hyperlink"/>
                <w:noProof/>
              </w:rPr>
              <w:fldChar w:fldCharType="end"/>
            </w:r>
          </w:ins>
        </w:p>
        <w:p w14:paraId="7E499412" w14:textId="17361D38" w:rsidR="00B035E5" w:rsidRDefault="00B035E5">
          <w:pPr>
            <w:pStyle w:val="TOC2"/>
            <w:tabs>
              <w:tab w:val="left" w:pos="880"/>
              <w:tab w:val="right" w:leader="dot" w:pos="9350"/>
            </w:tabs>
            <w:rPr>
              <w:ins w:id="31" w:author="Andrei-Eugen Birta" w:date="2018-05-12T14:46:00Z"/>
              <w:rFonts w:asciiTheme="minorHAnsi" w:eastAsiaTheme="minorEastAsia" w:hAnsiTheme="minorHAnsi" w:cstheme="minorBidi"/>
              <w:noProof/>
              <w:sz w:val="22"/>
              <w:szCs w:val="22"/>
            </w:rPr>
          </w:pPr>
          <w:ins w:id="32"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"_Toc513899738"</w:instrText>
            </w:r>
            <w:r w:rsidRPr="00F21E72">
              <w:rPr>
                <w:rStyle w:val="Hyperlink"/>
                <w:noProof/>
              </w:rPr>
              <w:instrText xml:space="preserve"> </w:instrText>
            </w:r>
            <w:r w:rsidRPr="00F21E72">
              <w:rPr>
                <w:rStyle w:val="Hyperlink"/>
                <w:noProof/>
              </w:rPr>
              <w:fldChar w:fldCharType="separate"/>
            </w:r>
            <w:r w:rsidRPr="00F21E72">
              <w:rPr>
                <w:rStyle w:val="Hyperlink"/>
                <w:noProof/>
              </w:rPr>
              <w:t>b.</w:t>
            </w:r>
            <w:r>
              <w:rPr>
                <w:rFonts w:asciiTheme="minorHAnsi" w:eastAsiaTheme="minorEastAsia" w:hAnsiTheme="minorHAnsi" w:cstheme="minorBidi"/>
                <w:noProof/>
                <w:sz w:val="22"/>
                <w:szCs w:val="22"/>
              </w:rPr>
              <w:tab/>
            </w:r>
            <w:r w:rsidRPr="00F21E72">
              <w:rPr>
                <w:rStyle w:val="Hyperlink"/>
                <w:noProof/>
              </w:rPr>
              <w:t>Data Wrangling</w:t>
            </w:r>
            <w:r>
              <w:rPr>
                <w:noProof/>
                <w:webHidden/>
              </w:rPr>
              <w:tab/>
            </w:r>
            <w:r>
              <w:rPr>
                <w:noProof/>
                <w:webHidden/>
              </w:rPr>
              <w:fldChar w:fldCharType="begin"/>
            </w:r>
            <w:r>
              <w:rPr>
                <w:noProof/>
                <w:webHidden/>
              </w:rPr>
              <w:instrText xml:space="preserve"> PAGEREF _Toc513899738 \h </w:instrText>
            </w:r>
          </w:ins>
          <w:r>
            <w:rPr>
              <w:noProof/>
              <w:webHidden/>
            </w:rPr>
          </w:r>
          <w:r>
            <w:rPr>
              <w:noProof/>
              <w:webHidden/>
            </w:rPr>
            <w:fldChar w:fldCharType="separate"/>
          </w:r>
          <w:ins w:id="33" w:author="Andrei-Eugen Birta" w:date="2018-05-12T14:46:00Z">
            <w:r>
              <w:rPr>
                <w:noProof/>
                <w:webHidden/>
              </w:rPr>
              <w:t>5</w:t>
            </w:r>
            <w:r>
              <w:rPr>
                <w:noProof/>
                <w:webHidden/>
              </w:rPr>
              <w:fldChar w:fldCharType="end"/>
            </w:r>
            <w:r w:rsidRPr="00F21E72">
              <w:rPr>
                <w:rStyle w:val="Hyperlink"/>
                <w:noProof/>
              </w:rPr>
              <w:fldChar w:fldCharType="end"/>
            </w:r>
          </w:ins>
        </w:p>
        <w:p w14:paraId="67C272C5" w14:textId="1108A85B" w:rsidR="00B035E5" w:rsidRDefault="00B035E5">
          <w:pPr>
            <w:pStyle w:val="TOC3"/>
            <w:tabs>
              <w:tab w:val="right" w:leader="dot" w:pos="9350"/>
            </w:tabs>
            <w:rPr>
              <w:ins w:id="34" w:author="Andrei-Eugen Birta" w:date="2018-05-12T14:46:00Z"/>
              <w:rFonts w:asciiTheme="minorHAnsi" w:eastAsiaTheme="minorEastAsia" w:hAnsiTheme="minorHAnsi" w:cstheme="minorBidi"/>
              <w:noProof/>
              <w:sz w:val="22"/>
              <w:szCs w:val="22"/>
            </w:rPr>
          </w:pPr>
          <w:ins w:id="35"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"_Toc513899739"</w:instrText>
            </w:r>
            <w:r w:rsidRPr="00F21E72">
              <w:rPr>
                <w:rStyle w:val="Hyperlink"/>
                <w:noProof/>
              </w:rPr>
              <w:instrText xml:space="preserve"> </w:instrText>
            </w:r>
            <w:r w:rsidRPr="00F21E72">
              <w:rPr>
                <w:rStyle w:val="Hyperlink"/>
                <w:noProof/>
              </w:rPr>
              <w:fldChar w:fldCharType="separate"/>
            </w:r>
            <w:r w:rsidRPr="00F21E72">
              <w:rPr>
                <w:rStyle w:val="Hyperlink"/>
                <w:noProof/>
              </w:rPr>
              <w:t>Identify and Handle Missing Values</w:t>
            </w:r>
            <w:r>
              <w:rPr>
                <w:noProof/>
                <w:webHidden/>
              </w:rPr>
              <w:tab/>
            </w:r>
            <w:r>
              <w:rPr>
                <w:noProof/>
                <w:webHidden/>
              </w:rPr>
              <w:fldChar w:fldCharType="begin"/>
            </w:r>
            <w:r>
              <w:rPr>
                <w:noProof/>
                <w:webHidden/>
              </w:rPr>
              <w:instrText xml:space="preserve"> PAGEREF _Toc513899739 \h </w:instrText>
            </w:r>
          </w:ins>
          <w:r>
            <w:rPr>
              <w:noProof/>
              <w:webHidden/>
            </w:rPr>
          </w:r>
          <w:r>
            <w:rPr>
              <w:noProof/>
              <w:webHidden/>
            </w:rPr>
            <w:fldChar w:fldCharType="separate"/>
          </w:r>
          <w:ins w:id="36" w:author="Andrei-Eugen Birta" w:date="2018-05-12T14:46:00Z">
            <w:r>
              <w:rPr>
                <w:noProof/>
                <w:webHidden/>
              </w:rPr>
              <w:t>6</w:t>
            </w:r>
            <w:r>
              <w:rPr>
                <w:noProof/>
                <w:webHidden/>
              </w:rPr>
              <w:fldChar w:fldCharType="end"/>
            </w:r>
            <w:r w:rsidRPr="00F21E72">
              <w:rPr>
                <w:rStyle w:val="Hyperlink"/>
                <w:noProof/>
              </w:rPr>
              <w:fldChar w:fldCharType="end"/>
            </w:r>
          </w:ins>
        </w:p>
        <w:p w14:paraId="29B9CFB3" w14:textId="67A75F3E" w:rsidR="00B035E5" w:rsidRDefault="00B035E5">
          <w:pPr>
            <w:pStyle w:val="TOC3"/>
            <w:tabs>
              <w:tab w:val="right" w:leader="dot" w:pos="9350"/>
            </w:tabs>
            <w:rPr>
              <w:ins w:id="37" w:author="Andrei-Eugen Birta" w:date="2018-05-12T14:46:00Z"/>
              <w:rFonts w:asciiTheme="minorHAnsi" w:eastAsiaTheme="minorEastAsia" w:hAnsiTheme="minorHAnsi" w:cstheme="minorBidi"/>
              <w:noProof/>
              <w:sz w:val="22"/>
              <w:szCs w:val="22"/>
            </w:rPr>
          </w:pPr>
          <w:ins w:id="38"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"_Toc513899740"</w:instrText>
            </w:r>
            <w:r w:rsidRPr="00F21E72">
              <w:rPr>
                <w:rStyle w:val="Hyperlink"/>
                <w:noProof/>
              </w:rPr>
              <w:instrText xml:space="preserve"> </w:instrText>
            </w:r>
            <w:r w:rsidRPr="00F21E72">
              <w:rPr>
                <w:rStyle w:val="Hyperlink"/>
                <w:noProof/>
              </w:rPr>
              <w:fldChar w:fldCharType="separate"/>
            </w:r>
            <w:r w:rsidRPr="00F21E72">
              <w:rPr>
                <w:rStyle w:val="Hyperlink"/>
                <w:noProof/>
              </w:rPr>
              <w:t>Data Formatting</w:t>
            </w:r>
            <w:r>
              <w:rPr>
                <w:noProof/>
                <w:webHidden/>
              </w:rPr>
              <w:tab/>
            </w:r>
            <w:r>
              <w:rPr>
                <w:noProof/>
                <w:webHidden/>
              </w:rPr>
              <w:fldChar w:fldCharType="begin"/>
            </w:r>
            <w:r>
              <w:rPr>
                <w:noProof/>
                <w:webHidden/>
              </w:rPr>
              <w:instrText xml:space="preserve"> PAGEREF _Toc513899740 \h </w:instrText>
            </w:r>
          </w:ins>
          <w:r>
            <w:rPr>
              <w:noProof/>
              <w:webHidden/>
            </w:rPr>
          </w:r>
          <w:r>
            <w:rPr>
              <w:noProof/>
              <w:webHidden/>
            </w:rPr>
            <w:fldChar w:fldCharType="separate"/>
          </w:r>
          <w:ins w:id="39" w:author="Andrei-Eugen Birta" w:date="2018-05-12T14:46:00Z">
            <w:r>
              <w:rPr>
                <w:noProof/>
                <w:webHidden/>
              </w:rPr>
              <w:t>8</w:t>
            </w:r>
            <w:r>
              <w:rPr>
                <w:noProof/>
                <w:webHidden/>
              </w:rPr>
              <w:fldChar w:fldCharType="end"/>
            </w:r>
            <w:r w:rsidRPr="00F21E72">
              <w:rPr>
                <w:rStyle w:val="Hyperlink"/>
                <w:noProof/>
              </w:rPr>
              <w:fldChar w:fldCharType="end"/>
            </w:r>
          </w:ins>
        </w:p>
        <w:p w14:paraId="5861E197" w14:textId="77742DBD" w:rsidR="00B035E5" w:rsidRDefault="00B035E5">
          <w:pPr>
            <w:pStyle w:val="TOC3"/>
            <w:tabs>
              <w:tab w:val="right" w:leader="dot" w:pos="9350"/>
            </w:tabs>
            <w:rPr>
              <w:ins w:id="40" w:author="Andrei-Eugen Birta" w:date="2018-05-12T14:46:00Z"/>
              <w:rFonts w:asciiTheme="minorHAnsi" w:eastAsiaTheme="minorEastAsia" w:hAnsiTheme="minorHAnsi" w:cstheme="minorBidi"/>
              <w:noProof/>
              <w:sz w:val="22"/>
              <w:szCs w:val="22"/>
            </w:rPr>
          </w:pPr>
          <w:ins w:id="41"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"_Toc513899741"</w:instrText>
            </w:r>
            <w:r w:rsidRPr="00F21E72">
              <w:rPr>
                <w:rStyle w:val="Hyperlink"/>
                <w:noProof/>
              </w:rPr>
              <w:instrText xml:space="preserve"> </w:instrText>
            </w:r>
            <w:r w:rsidRPr="00F21E72">
              <w:rPr>
                <w:rStyle w:val="Hyperlink"/>
                <w:noProof/>
              </w:rPr>
              <w:fldChar w:fldCharType="separate"/>
            </w:r>
            <w:r w:rsidRPr="00F21E72">
              <w:rPr>
                <w:rStyle w:val="Hyperlink"/>
                <w:noProof/>
              </w:rPr>
              <w:t>Data Normalization</w:t>
            </w:r>
            <w:r>
              <w:rPr>
                <w:noProof/>
                <w:webHidden/>
              </w:rPr>
              <w:tab/>
            </w:r>
            <w:r>
              <w:rPr>
                <w:noProof/>
                <w:webHidden/>
              </w:rPr>
              <w:fldChar w:fldCharType="begin"/>
            </w:r>
            <w:r>
              <w:rPr>
                <w:noProof/>
                <w:webHidden/>
              </w:rPr>
              <w:instrText xml:space="preserve"> PAGEREF _Toc513899741 \h </w:instrText>
            </w:r>
          </w:ins>
          <w:r>
            <w:rPr>
              <w:noProof/>
              <w:webHidden/>
            </w:rPr>
          </w:r>
          <w:r>
            <w:rPr>
              <w:noProof/>
              <w:webHidden/>
            </w:rPr>
            <w:fldChar w:fldCharType="separate"/>
          </w:r>
          <w:ins w:id="42" w:author="Andrei-Eugen Birta" w:date="2018-05-12T14:46:00Z">
            <w:r>
              <w:rPr>
                <w:noProof/>
                <w:webHidden/>
              </w:rPr>
              <w:t>8</w:t>
            </w:r>
            <w:r>
              <w:rPr>
                <w:noProof/>
                <w:webHidden/>
              </w:rPr>
              <w:fldChar w:fldCharType="end"/>
            </w:r>
            <w:r w:rsidRPr="00F21E72">
              <w:rPr>
                <w:rStyle w:val="Hyperlink"/>
                <w:noProof/>
              </w:rPr>
              <w:fldChar w:fldCharType="end"/>
            </w:r>
          </w:ins>
        </w:p>
        <w:p w14:paraId="3E183659" w14:textId="25CF49B1" w:rsidR="00B035E5" w:rsidRDefault="00B035E5">
          <w:pPr>
            <w:pStyle w:val="TOC2"/>
            <w:tabs>
              <w:tab w:val="left" w:pos="660"/>
              <w:tab w:val="right" w:leader="dot" w:pos="9350"/>
            </w:tabs>
            <w:rPr>
              <w:ins w:id="43" w:author="Andrei-Eugen Birta" w:date="2018-05-12T14:46:00Z"/>
              <w:rFonts w:asciiTheme="minorHAnsi" w:eastAsiaTheme="minorEastAsia" w:hAnsiTheme="minorHAnsi" w:cstheme="minorBidi"/>
              <w:noProof/>
              <w:sz w:val="22"/>
              <w:szCs w:val="22"/>
            </w:rPr>
          </w:pPr>
          <w:ins w:id="44"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"_Toc513899742"</w:instrText>
            </w:r>
            <w:r w:rsidRPr="00F21E72">
              <w:rPr>
                <w:rStyle w:val="Hyperlink"/>
                <w:noProof/>
              </w:rPr>
              <w:instrText xml:space="preserve"> </w:instrText>
            </w:r>
            <w:r w:rsidRPr="00F21E72">
              <w:rPr>
                <w:rStyle w:val="Hyperlink"/>
                <w:noProof/>
              </w:rPr>
              <w:fldChar w:fldCharType="separate"/>
            </w:r>
            <w:r w:rsidRPr="00F21E72">
              <w:rPr>
                <w:rStyle w:val="Hyperlink"/>
                <w:noProof/>
              </w:rPr>
              <w:t>c.</w:t>
            </w:r>
            <w:r>
              <w:rPr>
                <w:rFonts w:asciiTheme="minorHAnsi" w:eastAsiaTheme="minorEastAsia" w:hAnsiTheme="minorHAnsi" w:cstheme="minorBidi"/>
                <w:noProof/>
                <w:sz w:val="22"/>
                <w:szCs w:val="22"/>
              </w:rPr>
              <w:tab/>
            </w:r>
            <w:r w:rsidRPr="00F21E72">
              <w:rPr>
                <w:rStyle w:val="Hyperlink"/>
                <w:noProof/>
              </w:rPr>
              <w:t>Descriptive Analysis</w:t>
            </w:r>
            <w:r>
              <w:rPr>
                <w:noProof/>
                <w:webHidden/>
              </w:rPr>
              <w:tab/>
            </w:r>
            <w:r>
              <w:rPr>
                <w:noProof/>
                <w:webHidden/>
              </w:rPr>
              <w:fldChar w:fldCharType="begin"/>
            </w:r>
            <w:r>
              <w:rPr>
                <w:noProof/>
                <w:webHidden/>
              </w:rPr>
              <w:instrText xml:space="preserve"> PAGEREF _Toc513899742 \h </w:instrText>
            </w:r>
          </w:ins>
          <w:r>
            <w:rPr>
              <w:noProof/>
              <w:webHidden/>
            </w:rPr>
          </w:r>
          <w:r>
            <w:rPr>
              <w:noProof/>
              <w:webHidden/>
            </w:rPr>
            <w:fldChar w:fldCharType="separate"/>
          </w:r>
          <w:ins w:id="45" w:author="Andrei-Eugen Birta" w:date="2018-05-12T14:46:00Z">
            <w:r>
              <w:rPr>
                <w:noProof/>
                <w:webHidden/>
              </w:rPr>
              <w:t>9</w:t>
            </w:r>
            <w:r>
              <w:rPr>
                <w:noProof/>
                <w:webHidden/>
              </w:rPr>
              <w:fldChar w:fldCharType="end"/>
            </w:r>
            <w:r w:rsidRPr="00F21E72">
              <w:rPr>
                <w:rStyle w:val="Hyperlink"/>
                <w:noProof/>
              </w:rPr>
              <w:fldChar w:fldCharType="end"/>
            </w:r>
          </w:ins>
        </w:p>
        <w:p w14:paraId="41E9BBAA" w14:textId="1B6E0CBE" w:rsidR="00B035E5" w:rsidRDefault="00B035E5">
          <w:pPr>
            <w:pStyle w:val="TOC2"/>
            <w:tabs>
              <w:tab w:val="left" w:pos="880"/>
              <w:tab w:val="right" w:leader="dot" w:pos="9350"/>
            </w:tabs>
            <w:rPr>
              <w:ins w:id="46" w:author="Andrei-Eugen Birta" w:date="2018-05-12T14:46:00Z"/>
              <w:rFonts w:asciiTheme="minorHAnsi" w:eastAsiaTheme="minorEastAsia" w:hAnsiTheme="minorHAnsi" w:cstheme="minorBidi"/>
              <w:noProof/>
              <w:sz w:val="22"/>
              <w:szCs w:val="22"/>
            </w:rPr>
          </w:pPr>
          <w:ins w:id="47"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"_Toc513899743"</w:instrText>
            </w:r>
            <w:r w:rsidRPr="00F21E72">
              <w:rPr>
                <w:rStyle w:val="Hyperlink"/>
                <w:noProof/>
              </w:rPr>
              <w:instrText xml:space="preserve"> </w:instrText>
            </w:r>
            <w:r w:rsidRPr="00F21E72">
              <w:rPr>
                <w:rStyle w:val="Hyperlink"/>
                <w:noProof/>
              </w:rPr>
              <w:fldChar w:fldCharType="separate"/>
            </w:r>
            <w:r w:rsidRPr="00F21E72">
              <w:rPr>
                <w:rStyle w:val="Hyperlink"/>
                <w:noProof/>
              </w:rPr>
              <w:t>d.</w:t>
            </w:r>
            <w:r>
              <w:rPr>
                <w:rFonts w:asciiTheme="minorHAnsi" w:eastAsiaTheme="minorEastAsia" w:hAnsiTheme="minorHAnsi" w:cstheme="minorBidi"/>
                <w:noProof/>
                <w:sz w:val="22"/>
                <w:szCs w:val="22"/>
              </w:rPr>
              <w:tab/>
            </w:r>
            <w:r w:rsidRPr="00F21E72">
              <w:rPr>
                <w:rStyle w:val="Hyperlink"/>
                <w:noProof/>
              </w:rPr>
              <w:t>Diagnostic Analysis</w:t>
            </w:r>
            <w:r>
              <w:rPr>
                <w:noProof/>
                <w:webHidden/>
              </w:rPr>
              <w:tab/>
            </w:r>
            <w:r>
              <w:rPr>
                <w:noProof/>
                <w:webHidden/>
              </w:rPr>
              <w:fldChar w:fldCharType="begin"/>
            </w:r>
            <w:r>
              <w:rPr>
                <w:noProof/>
                <w:webHidden/>
              </w:rPr>
              <w:instrText xml:space="preserve"> PAGEREF _Toc513899743 \h </w:instrText>
            </w:r>
          </w:ins>
          <w:r>
            <w:rPr>
              <w:noProof/>
              <w:webHidden/>
            </w:rPr>
          </w:r>
          <w:r>
            <w:rPr>
              <w:noProof/>
              <w:webHidden/>
            </w:rPr>
            <w:fldChar w:fldCharType="separate"/>
          </w:r>
          <w:ins w:id="48" w:author="Andrei-Eugen Birta" w:date="2018-05-12T14:46:00Z">
            <w:r>
              <w:rPr>
                <w:noProof/>
                <w:webHidden/>
              </w:rPr>
              <w:t>14</w:t>
            </w:r>
            <w:r>
              <w:rPr>
                <w:noProof/>
                <w:webHidden/>
              </w:rPr>
              <w:fldChar w:fldCharType="end"/>
            </w:r>
            <w:r w:rsidRPr="00F21E72">
              <w:rPr>
                <w:rStyle w:val="Hyperlink"/>
                <w:noProof/>
              </w:rPr>
              <w:fldChar w:fldCharType="end"/>
            </w:r>
          </w:ins>
        </w:p>
        <w:p w14:paraId="3ED13F9A" w14:textId="6F1AD2C0" w:rsidR="00B035E5" w:rsidRDefault="00B035E5">
          <w:pPr>
            <w:pStyle w:val="TOC2"/>
            <w:tabs>
              <w:tab w:val="left" w:pos="880"/>
              <w:tab w:val="right" w:leader="dot" w:pos="9350"/>
            </w:tabs>
            <w:rPr>
              <w:ins w:id="49" w:author="Andrei-Eugen Birta" w:date="2018-05-12T14:46:00Z"/>
              <w:rFonts w:asciiTheme="minorHAnsi" w:eastAsiaTheme="minorEastAsia" w:hAnsiTheme="minorHAnsi" w:cstheme="minorBidi"/>
              <w:noProof/>
              <w:sz w:val="22"/>
              <w:szCs w:val="22"/>
            </w:rPr>
          </w:pPr>
          <w:ins w:id="50"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"_Toc513899744"</w:instrText>
            </w:r>
            <w:r w:rsidRPr="00F21E72">
              <w:rPr>
                <w:rStyle w:val="Hyperlink"/>
                <w:noProof/>
              </w:rPr>
              <w:instrText xml:space="preserve"> </w:instrText>
            </w:r>
            <w:r w:rsidRPr="00F21E72">
              <w:rPr>
                <w:rStyle w:val="Hyperlink"/>
                <w:noProof/>
              </w:rPr>
              <w:fldChar w:fldCharType="separate"/>
            </w:r>
            <w:r w:rsidRPr="00F21E72">
              <w:rPr>
                <w:rStyle w:val="Hyperlink"/>
                <w:noProof/>
              </w:rPr>
              <w:t>e.</w:t>
            </w:r>
            <w:r>
              <w:rPr>
                <w:rFonts w:asciiTheme="minorHAnsi" w:eastAsiaTheme="minorEastAsia" w:hAnsiTheme="minorHAnsi" w:cstheme="minorBidi"/>
                <w:noProof/>
                <w:sz w:val="22"/>
                <w:szCs w:val="22"/>
              </w:rPr>
              <w:tab/>
            </w:r>
            <w:r w:rsidRPr="00F21E72">
              <w:rPr>
                <w:rStyle w:val="Hyperlink"/>
                <w:noProof/>
              </w:rPr>
              <w:t>Predictive Analysis</w:t>
            </w:r>
            <w:r>
              <w:rPr>
                <w:noProof/>
                <w:webHidden/>
              </w:rPr>
              <w:tab/>
            </w:r>
            <w:r>
              <w:rPr>
                <w:noProof/>
                <w:webHidden/>
              </w:rPr>
              <w:fldChar w:fldCharType="begin"/>
            </w:r>
            <w:r>
              <w:rPr>
                <w:noProof/>
                <w:webHidden/>
              </w:rPr>
              <w:instrText xml:space="preserve"> PAGEREF _Toc513899744 \h </w:instrText>
            </w:r>
          </w:ins>
          <w:r>
            <w:rPr>
              <w:noProof/>
              <w:webHidden/>
            </w:rPr>
          </w:r>
          <w:r>
            <w:rPr>
              <w:noProof/>
              <w:webHidden/>
            </w:rPr>
            <w:fldChar w:fldCharType="separate"/>
          </w:r>
          <w:ins w:id="51" w:author="Andrei-Eugen Birta" w:date="2018-05-12T14:46:00Z">
            <w:r>
              <w:rPr>
                <w:noProof/>
                <w:webHidden/>
              </w:rPr>
              <w:t>15</w:t>
            </w:r>
            <w:r>
              <w:rPr>
                <w:noProof/>
                <w:webHidden/>
              </w:rPr>
              <w:fldChar w:fldCharType="end"/>
            </w:r>
            <w:r w:rsidRPr="00F21E72">
              <w:rPr>
                <w:rStyle w:val="Hyperlink"/>
                <w:noProof/>
              </w:rPr>
              <w:fldChar w:fldCharType="end"/>
            </w:r>
          </w:ins>
        </w:p>
        <w:p w14:paraId="7C81BE6C" w14:textId="59B9CF81" w:rsidR="00B035E5" w:rsidRDefault="00B035E5">
          <w:pPr>
            <w:pStyle w:val="TOC3"/>
            <w:tabs>
              <w:tab w:val="right" w:leader="dot" w:pos="9350"/>
            </w:tabs>
            <w:rPr>
              <w:ins w:id="52" w:author="Andrei-Eugen Birta" w:date="2018-05-12T14:46:00Z"/>
              <w:rFonts w:asciiTheme="minorHAnsi" w:eastAsiaTheme="minorEastAsia" w:hAnsiTheme="minorHAnsi" w:cstheme="minorBidi"/>
              <w:noProof/>
              <w:sz w:val="22"/>
              <w:szCs w:val="22"/>
            </w:rPr>
          </w:pPr>
          <w:ins w:id="53"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"_Toc513899745"</w:instrText>
            </w:r>
            <w:r w:rsidRPr="00F21E72">
              <w:rPr>
                <w:rStyle w:val="Hyperlink"/>
                <w:noProof/>
              </w:rPr>
              <w:instrText xml:space="preserve"> </w:instrText>
            </w:r>
            <w:r w:rsidRPr="00F21E72">
              <w:rPr>
                <w:rStyle w:val="Hyperlink"/>
                <w:noProof/>
              </w:rPr>
              <w:fldChar w:fldCharType="separate"/>
            </w:r>
            <w:r w:rsidRPr="00F21E72">
              <w:rPr>
                <w:rStyle w:val="Hyperlink"/>
                <w:noProof/>
              </w:rPr>
              <w:t>e.1. Supervised Learning</w:t>
            </w:r>
            <w:r>
              <w:rPr>
                <w:noProof/>
                <w:webHidden/>
              </w:rPr>
              <w:tab/>
            </w:r>
            <w:r>
              <w:rPr>
                <w:noProof/>
                <w:webHidden/>
              </w:rPr>
              <w:fldChar w:fldCharType="begin"/>
            </w:r>
            <w:r>
              <w:rPr>
                <w:noProof/>
                <w:webHidden/>
              </w:rPr>
              <w:instrText xml:space="preserve"> PAGEREF _Toc513899745 \h </w:instrText>
            </w:r>
          </w:ins>
          <w:r>
            <w:rPr>
              <w:noProof/>
              <w:webHidden/>
            </w:rPr>
          </w:r>
          <w:r>
            <w:rPr>
              <w:noProof/>
              <w:webHidden/>
            </w:rPr>
            <w:fldChar w:fldCharType="separate"/>
          </w:r>
          <w:ins w:id="54" w:author="Andrei-Eugen Birta" w:date="2018-05-12T14:46:00Z">
            <w:r>
              <w:rPr>
                <w:noProof/>
                <w:webHidden/>
              </w:rPr>
              <w:t>15</w:t>
            </w:r>
            <w:r>
              <w:rPr>
                <w:noProof/>
                <w:webHidden/>
              </w:rPr>
              <w:fldChar w:fldCharType="end"/>
            </w:r>
            <w:r w:rsidRPr="00F21E72">
              <w:rPr>
                <w:rStyle w:val="Hyperlink"/>
                <w:noProof/>
              </w:rPr>
              <w:fldChar w:fldCharType="end"/>
            </w:r>
          </w:ins>
        </w:p>
        <w:p w14:paraId="18734061" w14:textId="26841DAE" w:rsidR="00B035E5" w:rsidRDefault="00B035E5">
          <w:pPr>
            <w:pStyle w:val="TOC3"/>
            <w:tabs>
              <w:tab w:val="right" w:leader="dot" w:pos="9350"/>
            </w:tabs>
            <w:rPr>
              <w:ins w:id="55" w:author="Andrei-Eugen Birta" w:date="2018-05-12T14:46:00Z"/>
              <w:rFonts w:asciiTheme="minorHAnsi" w:eastAsiaTheme="minorEastAsia" w:hAnsiTheme="minorHAnsi" w:cstheme="minorBidi"/>
              <w:noProof/>
              <w:sz w:val="22"/>
              <w:szCs w:val="22"/>
            </w:rPr>
          </w:pPr>
          <w:ins w:id="56"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"_Toc513899746"</w:instrText>
            </w:r>
            <w:r w:rsidRPr="00F21E72">
              <w:rPr>
                <w:rStyle w:val="Hyperlink"/>
                <w:noProof/>
              </w:rPr>
              <w:instrText xml:space="preserve"> </w:instrText>
            </w:r>
            <w:r w:rsidRPr="00F21E72">
              <w:rPr>
                <w:rStyle w:val="Hyperlink"/>
                <w:noProof/>
              </w:rPr>
              <w:fldChar w:fldCharType="separate"/>
            </w:r>
            <w:r w:rsidRPr="00F21E72">
              <w:rPr>
                <w:rStyle w:val="Hyperlink"/>
                <w:noProof/>
              </w:rPr>
              <w:t>e.2. Unsupervised Learning</w:t>
            </w:r>
            <w:r>
              <w:rPr>
                <w:noProof/>
                <w:webHidden/>
              </w:rPr>
              <w:tab/>
            </w:r>
            <w:r>
              <w:rPr>
                <w:noProof/>
                <w:webHidden/>
              </w:rPr>
              <w:fldChar w:fldCharType="begin"/>
            </w:r>
            <w:r>
              <w:rPr>
                <w:noProof/>
                <w:webHidden/>
              </w:rPr>
              <w:instrText xml:space="preserve"> PAGEREF _Toc513899746 \h </w:instrText>
            </w:r>
          </w:ins>
          <w:r>
            <w:rPr>
              <w:noProof/>
              <w:webHidden/>
            </w:rPr>
          </w:r>
          <w:r>
            <w:rPr>
              <w:noProof/>
              <w:webHidden/>
            </w:rPr>
            <w:fldChar w:fldCharType="separate"/>
          </w:r>
          <w:ins w:id="57" w:author="Andrei-Eugen Birta" w:date="2018-05-12T14:46:00Z">
            <w:r>
              <w:rPr>
                <w:noProof/>
                <w:webHidden/>
              </w:rPr>
              <w:t>16</w:t>
            </w:r>
            <w:r>
              <w:rPr>
                <w:noProof/>
                <w:webHidden/>
              </w:rPr>
              <w:fldChar w:fldCharType="end"/>
            </w:r>
            <w:r w:rsidRPr="00F21E72">
              <w:rPr>
                <w:rStyle w:val="Hyperlink"/>
                <w:noProof/>
              </w:rPr>
              <w:fldChar w:fldCharType="end"/>
            </w:r>
          </w:ins>
        </w:p>
        <w:p w14:paraId="1879888E" w14:textId="7A0E8899" w:rsidR="00B035E5" w:rsidRDefault="00B035E5">
          <w:pPr>
            <w:pStyle w:val="TOC2"/>
            <w:tabs>
              <w:tab w:val="left" w:pos="660"/>
              <w:tab w:val="right" w:leader="dot" w:pos="9350"/>
            </w:tabs>
            <w:rPr>
              <w:ins w:id="58" w:author="Andrei-Eugen Birta" w:date="2018-05-12T14:46:00Z"/>
              <w:rFonts w:asciiTheme="minorHAnsi" w:eastAsiaTheme="minorEastAsia" w:hAnsiTheme="minorHAnsi" w:cstheme="minorBidi"/>
              <w:noProof/>
              <w:sz w:val="22"/>
              <w:szCs w:val="22"/>
            </w:rPr>
          </w:pPr>
          <w:ins w:id="59"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"_Toc513899747"</w:instrText>
            </w:r>
            <w:r w:rsidRPr="00F21E72">
              <w:rPr>
                <w:rStyle w:val="Hyperlink"/>
                <w:noProof/>
              </w:rPr>
              <w:instrText xml:space="preserve"> </w:instrText>
            </w:r>
            <w:r w:rsidRPr="00F21E72">
              <w:rPr>
                <w:rStyle w:val="Hyperlink"/>
                <w:noProof/>
              </w:rPr>
              <w:fldChar w:fldCharType="separate"/>
            </w:r>
            <w:r w:rsidRPr="00F21E72">
              <w:rPr>
                <w:rStyle w:val="Hyperlink"/>
                <w:noProof/>
              </w:rPr>
              <w:t>f.</w:t>
            </w:r>
            <w:r>
              <w:rPr>
                <w:rFonts w:asciiTheme="minorHAnsi" w:eastAsiaTheme="minorEastAsia" w:hAnsiTheme="minorHAnsi" w:cstheme="minorBidi"/>
                <w:noProof/>
                <w:sz w:val="22"/>
                <w:szCs w:val="22"/>
              </w:rPr>
              <w:tab/>
            </w:r>
            <w:r w:rsidRPr="00F21E72">
              <w:rPr>
                <w:rStyle w:val="Hyperlink"/>
                <w:noProof/>
              </w:rPr>
              <w:t>Perspective Analysis</w:t>
            </w:r>
            <w:r>
              <w:rPr>
                <w:noProof/>
                <w:webHidden/>
              </w:rPr>
              <w:tab/>
            </w:r>
            <w:r>
              <w:rPr>
                <w:noProof/>
                <w:webHidden/>
              </w:rPr>
              <w:fldChar w:fldCharType="begin"/>
            </w:r>
            <w:r>
              <w:rPr>
                <w:noProof/>
                <w:webHidden/>
              </w:rPr>
              <w:instrText xml:space="preserve"> PAGEREF _Toc513899747 \h </w:instrText>
            </w:r>
          </w:ins>
          <w:r>
            <w:rPr>
              <w:noProof/>
              <w:webHidden/>
            </w:rPr>
          </w:r>
          <w:r>
            <w:rPr>
              <w:noProof/>
              <w:webHidden/>
            </w:rPr>
            <w:fldChar w:fldCharType="separate"/>
          </w:r>
          <w:ins w:id="60" w:author="Andrei-Eugen Birta" w:date="2018-05-12T14:46:00Z">
            <w:r>
              <w:rPr>
                <w:noProof/>
                <w:webHidden/>
              </w:rPr>
              <w:t>17</w:t>
            </w:r>
            <w:r>
              <w:rPr>
                <w:noProof/>
                <w:webHidden/>
              </w:rPr>
              <w:fldChar w:fldCharType="end"/>
            </w:r>
            <w:r w:rsidRPr="00F21E72">
              <w:rPr>
                <w:rStyle w:val="Hyperlink"/>
                <w:noProof/>
              </w:rPr>
              <w:fldChar w:fldCharType="end"/>
            </w:r>
          </w:ins>
        </w:p>
        <w:p w14:paraId="097875B9" w14:textId="2447FA9C" w:rsidR="00B035E5" w:rsidRDefault="00B035E5">
          <w:pPr>
            <w:pStyle w:val="TOC1"/>
            <w:tabs>
              <w:tab w:val="left" w:pos="480"/>
              <w:tab w:val="right" w:leader="dot" w:pos="9350"/>
            </w:tabs>
            <w:rPr>
              <w:ins w:id="61" w:author="Andrei-Eugen Birta" w:date="2018-05-12T14:46:00Z"/>
              <w:rFonts w:asciiTheme="minorHAnsi" w:eastAsiaTheme="minorEastAsia" w:hAnsiTheme="minorHAnsi" w:cstheme="minorBidi"/>
              <w:noProof/>
              <w:sz w:val="22"/>
              <w:szCs w:val="22"/>
            </w:rPr>
          </w:pPr>
          <w:ins w:id="62"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"_Toc513899748"</w:instrText>
            </w:r>
            <w:r w:rsidRPr="00F21E72">
              <w:rPr>
                <w:rStyle w:val="Hyperlink"/>
                <w:noProof/>
              </w:rPr>
              <w:instrText xml:space="preserve"> </w:instrText>
            </w:r>
            <w:r w:rsidRPr="00F21E72">
              <w:rPr>
                <w:rStyle w:val="Hyperlink"/>
                <w:noProof/>
              </w:rPr>
              <w:fldChar w:fldCharType="separate"/>
            </w:r>
            <w:r w:rsidRPr="00F21E72">
              <w:rPr>
                <w:rStyle w:val="Hyperlink"/>
                <w:noProof/>
              </w:rPr>
              <w:t>5.</w:t>
            </w:r>
            <w:r>
              <w:rPr>
                <w:rFonts w:asciiTheme="minorHAnsi" w:eastAsiaTheme="minorEastAsia" w:hAnsiTheme="minorHAnsi" w:cstheme="minorBidi"/>
                <w:noProof/>
                <w:sz w:val="22"/>
                <w:szCs w:val="22"/>
              </w:rPr>
              <w:tab/>
            </w:r>
            <w:r w:rsidRPr="00F21E72">
              <w:rPr>
                <w:rStyle w:val="Hyperlink"/>
                <w:noProof/>
              </w:rPr>
              <w:t>Conclusion</w:t>
            </w:r>
            <w:r>
              <w:rPr>
                <w:noProof/>
                <w:webHidden/>
              </w:rPr>
              <w:tab/>
            </w:r>
            <w:r>
              <w:rPr>
                <w:noProof/>
                <w:webHidden/>
              </w:rPr>
              <w:fldChar w:fldCharType="begin"/>
            </w:r>
            <w:r>
              <w:rPr>
                <w:noProof/>
                <w:webHidden/>
              </w:rPr>
              <w:instrText xml:space="preserve"> PAGEREF _Toc513899748 \h </w:instrText>
            </w:r>
          </w:ins>
          <w:r>
            <w:rPr>
              <w:noProof/>
              <w:webHidden/>
            </w:rPr>
          </w:r>
          <w:r>
            <w:rPr>
              <w:noProof/>
              <w:webHidden/>
            </w:rPr>
            <w:fldChar w:fldCharType="separate"/>
          </w:r>
          <w:ins w:id="63" w:author="Andrei-Eugen Birta" w:date="2018-05-12T14:46:00Z">
            <w:r>
              <w:rPr>
                <w:noProof/>
                <w:webHidden/>
              </w:rPr>
              <w:t>17</w:t>
            </w:r>
            <w:r>
              <w:rPr>
                <w:noProof/>
                <w:webHidden/>
              </w:rPr>
              <w:fldChar w:fldCharType="end"/>
            </w:r>
            <w:r w:rsidRPr="00F21E72">
              <w:rPr>
                <w:rStyle w:val="Hyperlink"/>
                <w:noProof/>
              </w:rPr>
              <w:fldChar w:fldCharType="end"/>
            </w:r>
          </w:ins>
        </w:p>
        <w:p w14:paraId="6D48EE48" w14:textId="2192D5F3" w:rsidR="00B035E5" w:rsidRDefault="00B035E5">
          <w:pPr>
            <w:pStyle w:val="TOC2"/>
            <w:tabs>
              <w:tab w:val="left" w:pos="880"/>
              <w:tab w:val="right" w:leader="dot" w:pos="9350"/>
            </w:tabs>
            <w:rPr>
              <w:ins w:id="64" w:author="Andrei-Eugen Birta" w:date="2018-05-12T14:46:00Z"/>
              <w:rFonts w:asciiTheme="minorHAnsi" w:eastAsiaTheme="minorEastAsia" w:hAnsiTheme="minorHAnsi" w:cstheme="minorBidi"/>
              <w:noProof/>
              <w:sz w:val="22"/>
              <w:szCs w:val="22"/>
            </w:rPr>
          </w:pPr>
          <w:ins w:id="65"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"_Toc513899750"</w:instrText>
            </w:r>
            <w:r w:rsidRPr="00F21E72">
              <w:rPr>
                <w:rStyle w:val="Hyperlink"/>
                <w:noProof/>
              </w:rPr>
              <w:instrText xml:space="preserve"> </w:instrText>
            </w:r>
            <w:r w:rsidRPr="00F21E72">
              <w:rPr>
                <w:rStyle w:val="Hyperlink"/>
                <w:noProof/>
              </w:rPr>
              <w:fldChar w:fldCharType="separate"/>
            </w:r>
            <w:r w:rsidRPr="00F21E72">
              <w:rPr>
                <w:rStyle w:val="Hyperlink"/>
                <w:noProof/>
              </w:rPr>
              <w:t>a.</w:t>
            </w:r>
            <w:r>
              <w:rPr>
                <w:rFonts w:asciiTheme="minorHAnsi" w:eastAsiaTheme="minorEastAsia" w:hAnsiTheme="minorHAnsi" w:cstheme="minorBidi"/>
                <w:noProof/>
                <w:sz w:val="22"/>
                <w:szCs w:val="22"/>
              </w:rPr>
              <w:tab/>
            </w:r>
            <w:r w:rsidRPr="00F21E72">
              <w:rPr>
                <w:rStyle w:val="Hyperlink"/>
                <w:noProof/>
              </w:rPr>
              <w:t>Denouement</w:t>
            </w:r>
            <w:r>
              <w:rPr>
                <w:noProof/>
                <w:webHidden/>
              </w:rPr>
              <w:tab/>
            </w:r>
            <w:r>
              <w:rPr>
                <w:noProof/>
                <w:webHidden/>
              </w:rPr>
              <w:fldChar w:fldCharType="begin"/>
            </w:r>
            <w:r>
              <w:rPr>
                <w:noProof/>
                <w:webHidden/>
              </w:rPr>
              <w:instrText xml:space="preserve"> PAGEREF _Toc513899750 \h </w:instrText>
            </w:r>
          </w:ins>
          <w:r>
            <w:rPr>
              <w:noProof/>
              <w:webHidden/>
            </w:rPr>
          </w:r>
          <w:r>
            <w:rPr>
              <w:noProof/>
              <w:webHidden/>
            </w:rPr>
            <w:fldChar w:fldCharType="separate"/>
          </w:r>
          <w:ins w:id="66" w:author="Andrei-Eugen Birta" w:date="2018-05-12T14:46:00Z">
            <w:r>
              <w:rPr>
                <w:noProof/>
                <w:webHidden/>
              </w:rPr>
              <w:t>17</w:t>
            </w:r>
            <w:r>
              <w:rPr>
                <w:noProof/>
                <w:webHidden/>
              </w:rPr>
              <w:fldChar w:fldCharType="end"/>
            </w:r>
            <w:r w:rsidRPr="00F21E72">
              <w:rPr>
                <w:rStyle w:val="Hyperlink"/>
                <w:noProof/>
              </w:rPr>
              <w:fldChar w:fldCharType="end"/>
            </w:r>
          </w:ins>
        </w:p>
        <w:p w14:paraId="21EA2337" w14:textId="518DFFD8" w:rsidR="00B035E5" w:rsidRDefault="00B035E5">
          <w:pPr>
            <w:pStyle w:val="TOC2"/>
            <w:tabs>
              <w:tab w:val="left" w:pos="880"/>
              <w:tab w:val="right" w:leader="dot" w:pos="9350"/>
            </w:tabs>
            <w:rPr>
              <w:ins w:id="67" w:author="Andrei-Eugen Birta" w:date="2018-05-12T14:46:00Z"/>
              <w:rFonts w:asciiTheme="minorHAnsi" w:eastAsiaTheme="minorEastAsia" w:hAnsiTheme="minorHAnsi" w:cstheme="minorBidi"/>
              <w:noProof/>
              <w:sz w:val="22"/>
              <w:szCs w:val="22"/>
            </w:rPr>
          </w:pPr>
          <w:ins w:id="68" w:author="Andrei-Eugen Birta" w:date="2018-05-12T14:46:00Z">
            <w:r w:rsidRPr="00F21E72">
              <w:rPr>
                <w:rStyle w:val="Hyperlink"/>
                <w:noProof/>
              </w:rPr>
              <w:fldChar w:fldCharType="begin"/>
            </w:r>
            <w:r w:rsidRPr="00F21E72">
              <w:rPr>
                <w:rStyle w:val="Hyperlink"/>
                <w:noProof/>
              </w:rPr>
              <w:instrText xml:space="preserve"> </w:instrText>
            </w:r>
            <w:r>
              <w:rPr>
                <w:noProof/>
              </w:rPr>
              <w:instrText>HYPERLINK \l "_Toc513899751"</w:instrText>
            </w:r>
            <w:r w:rsidRPr="00F21E72">
              <w:rPr>
                <w:rStyle w:val="Hyperlink"/>
                <w:noProof/>
              </w:rPr>
              <w:instrText xml:space="preserve"> </w:instrText>
            </w:r>
            <w:r w:rsidRPr="00F21E72">
              <w:rPr>
                <w:rStyle w:val="Hyperlink"/>
                <w:noProof/>
              </w:rPr>
              <w:fldChar w:fldCharType="separate"/>
            </w:r>
            <w:r w:rsidRPr="00F21E72">
              <w:rPr>
                <w:rStyle w:val="Hyperlink"/>
                <w:noProof/>
              </w:rPr>
              <w:t>b.</w:t>
            </w:r>
            <w:r>
              <w:rPr>
                <w:rFonts w:asciiTheme="minorHAnsi" w:eastAsiaTheme="minorEastAsia" w:hAnsiTheme="minorHAnsi" w:cstheme="minorBidi"/>
                <w:noProof/>
                <w:sz w:val="22"/>
                <w:szCs w:val="22"/>
              </w:rPr>
              <w:tab/>
            </w:r>
            <w:r w:rsidRPr="00F21E72">
              <w:rPr>
                <w:rStyle w:val="Hyperlink"/>
                <w:noProof/>
              </w:rPr>
              <w:t>References</w:t>
            </w:r>
            <w:r>
              <w:rPr>
                <w:noProof/>
                <w:webHidden/>
              </w:rPr>
              <w:tab/>
            </w:r>
            <w:r>
              <w:rPr>
                <w:noProof/>
                <w:webHidden/>
              </w:rPr>
              <w:fldChar w:fldCharType="begin"/>
            </w:r>
            <w:r>
              <w:rPr>
                <w:noProof/>
                <w:webHidden/>
              </w:rPr>
              <w:instrText xml:space="preserve"> PAGEREF _Toc513899751 \h </w:instrText>
            </w:r>
          </w:ins>
          <w:r>
            <w:rPr>
              <w:noProof/>
              <w:webHidden/>
            </w:rPr>
          </w:r>
          <w:r>
            <w:rPr>
              <w:noProof/>
              <w:webHidden/>
            </w:rPr>
            <w:fldChar w:fldCharType="separate"/>
          </w:r>
          <w:ins w:id="69" w:author="Andrei-Eugen Birta" w:date="2018-05-12T14:46:00Z">
            <w:r>
              <w:rPr>
                <w:noProof/>
                <w:webHidden/>
              </w:rPr>
              <w:t>18</w:t>
            </w:r>
            <w:r>
              <w:rPr>
                <w:noProof/>
                <w:webHidden/>
              </w:rPr>
              <w:fldChar w:fldCharType="end"/>
            </w:r>
            <w:r w:rsidRPr="00F21E72">
              <w:rPr>
                <w:rStyle w:val="Hyperlink"/>
                <w:noProof/>
              </w:rPr>
              <w:fldChar w:fldCharType="end"/>
            </w:r>
          </w:ins>
        </w:p>
        <w:p w14:paraId="72E0BDA2" w14:textId="7D0A7EB4" w:rsidR="00CC5437" w:rsidDel="00B035E5" w:rsidRDefault="00CC5437">
          <w:pPr>
            <w:pStyle w:val="TOC1"/>
            <w:tabs>
              <w:tab w:val="left" w:pos="440"/>
              <w:tab w:val="right" w:leader="dot" w:pos="9350"/>
            </w:tabs>
            <w:rPr>
              <w:del w:id="70" w:author="Andrei-Eugen Birta" w:date="2018-05-12T14:46:00Z"/>
              <w:rFonts w:asciiTheme="minorHAnsi" w:eastAsiaTheme="minorEastAsia" w:hAnsiTheme="minorHAnsi" w:cstheme="minorBidi"/>
              <w:noProof/>
              <w:sz w:val="22"/>
              <w:szCs w:val="22"/>
            </w:rPr>
          </w:pPr>
          <w:del w:id="71" w:author="Andrei-Eugen Birta" w:date="2018-05-12T14:46:00Z">
            <w:r w:rsidRPr="00B035E5" w:rsidDel="00B035E5">
              <w:rPr>
                <w:rPrChange w:id="72" w:author="Andrei-Eugen Birta" w:date="2018-05-12T14:46:00Z">
                  <w:rPr>
                    <w:rStyle w:val="Hyperlink"/>
                    <w:noProof/>
                  </w:rPr>
                </w:rPrChange>
              </w:rPr>
              <w:delText>1.</w:delText>
            </w:r>
            <w:r w:rsidDel="00B035E5">
              <w:rPr>
                <w:rFonts w:asciiTheme="minorHAnsi" w:eastAsiaTheme="minorEastAsia" w:hAnsiTheme="minorHAnsi" w:cstheme="minorBidi"/>
                <w:noProof/>
                <w:sz w:val="22"/>
                <w:szCs w:val="22"/>
              </w:rPr>
              <w:tab/>
            </w:r>
            <w:r w:rsidRPr="00B035E5" w:rsidDel="00B035E5">
              <w:rPr>
                <w:rPrChange w:id="73" w:author="Andrei-Eugen Birta" w:date="2018-05-12T14:46:00Z">
                  <w:rPr>
                    <w:rStyle w:val="Hyperlink"/>
                    <w:noProof/>
                  </w:rPr>
                </w:rPrChange>
              </w:rPr>
              <w:delText>Introduction</w:delText>
            </w:r>
            <w:r w:rsidDel="00B035E5">
              <w:rPr>
                <w:noProof/>
                <w:webHidden/>
              </w:rPr>
              <w:tab/>
              <w:delText>2</w:delText>
            </w:r>
          </w:del>
        </w:p>
        <w:p w14:paraId="32D7EB09" w14:textId="392F743F" w:rsidR="00CC5437" w:rsidDel="00B035E5" w:rsidRDefault="00CC5437">
          <w:pPr>
            <w:pStyle w:val="TOC1"/>
            <w:tabs>
              <w:tab w:val="left" w:pos="440"/>
              <w:tab w:val="right" w:leader="dot" w:pos="9350"/>
            </w:tabs>
            <w:rPr>
              <w:del w:id="74" w:author="Andrei-Eugen Birta" w:date="2018-05-12T14:46:00Z"/>
              <w:rFonts w:asciiTheme="minorHAnsi" w:eastAsiaTheme="minorEastAsia" w:hAnsiTheme="minorHAnsi" w:cstheme="minorBidi"/>
              <w:noProof/>
              <w:sz w:val="22"/>
              <w:szCs w:val="22"/>
            </w:rPr>
          </w:pPr>
          <w:del w:id="75" w:author="Andrei-Eugen Birta" w:date="2018-05-12T14:46:00Z">
            <w:r w:rsidRPr="00B035E5" w:rsidDel="00B035E5">
              <w:rPr>
                <w:rPrChange w:id="76" w:author="Andrei-Eugen Birta" w:date="2018-05-12T14:46:00Z">
                  <w:rPr>
                    <w:rStyle w:val="Hyperlink"/>
                    <w:noProof/>
                  </w:rPr>
                </w:rPrChange>
              </w:rPr>
              <w:delText>2.</w:delText>
            </w:r>
            <w:r w:rsidDel="00B035E5">
              <w:rPr>
                <w:rFonts w:asciiTheme="minorHAnsi" w:eastAsiaTheme="minorEastAsia" w:hAnsiTheme="minorHAnsi" w:cstheme="minorBidi"/>
                <w:noProof/>
                <w:sz w:val="22"/>
                <w:szCs w:val="22"/>
              </w:rPr>
              <w:tab/>
            </w:r>
            <w:r w:rsidRPr="00B035E5" w:rsidDel="00B035E5">
              <w:rPr>
                <w:rPrChange w:id="77" w:author="Andrei-Eugen Birta" w:date="2018-05-12T14:46:00Z">
                  <w:rPr>
                    <w:rStyle w:val="Hyperlink"/>
                    <w:noProof/>
                  </w:rPr>
                </w:rPrChange>
              </w:rPr>
              <w:delText>Problem Statement</w:delText>
            </w:r>
            <w:r w:rsidDel="00B035E5">
              <w:rPr>
                <w:noProof/>
                <w:webHidden/>
              </w:rPr>
              <w:tab/>
              <w:delText>3</w:delText>
            </w:r>
          </w:del>
        </w:p>
        <w:p w14:paraId="2060836D" w14:textId="4CA56001" w:rsidR="00CC5437" w:rsidDel="00B035E5" w:rsidRDefault="00CC5437">
          <w:pPr>
            <w:pStyle w:val="TOC2"/>
            <w:tabs>
              <w:tab w:val="left" w:pos="880"/>
              <w:tab w:val="right" w:leader="dot" w:pos="9350"/>
            </w:tabs>
            <w:rPr>
              <w:del w:id="78" w:author="Andrei-Eugen Birta" w:date="2018-05-12T14:46:00Z"/>
              <w:rFonts w:asciiTheme="minorHAnsi" w:eastAsiaTheme="minorEastAsia" w:hAnsiTheme="minorHAnsi" w:cstheme="minorBidi"/>
              <w:noProof/>
              <w:sz w:val="22"/>
              <w:szCs w:val="22"/>
            </w:rPr>
          </w:pPr>
          <w:del w:id="79" w:author="Andrei-Eugen Birta" w:date="2018-05-12T14:46:00Z">
            <w:r w:rsidRPr="00B035E5" w:rsidDel="00B035E5">
              <w:rPr>
                <w:rPrChange w:id="80" w:author="Andrei-Eugen Birta" w:date="2018-05-12T14:46:00Z">
                  <w:rPr>
                    <w:rStyle w:val="Hyperlink"/>
                    <w:noProof/>
                  </w:rPr>
                </w:rPrChange>
              </w:rPr>
              <w:delText>a.</w:delText>
            </w:r>
            <w:r w:rsidDel="00B035E5">
              <w:rPr>
                <w:rFonts w:asciiTheme="minorHAnsi" w:eastAsiaTheme="minorEastAsia" w:hAnsiTheme="minorHAnsi" w:cstheme="minorBidi"/>
                <w:noProof/>
                <w:sz w:val="22"/>
                <w:szCs w:val="22"/>
              </w:rPr>
              <w:tab/>
            </w:r>
            <w:r w:rsidRPr="00B035E5" w:rsidDel="00B035E5">
              <w:rPr>
                <w:rPrChange w:id="81" w:author="Andrei-Eugen Birta" w:date="2018-05-12T14:46:00Z">
                  <w:rPr>
                    <w:rStyle w:val="Hyperlink"/>
                    <w:noProof/>
                  </w:rPr>
                </w:rPrChange>
              </w:rPr>
              <w:delText>Introduction</w:delText>
            </w:r>
            <w:r w:rsidDel="00B035E5">
              <w:rPr>
                <w:noProof/>
                <w:webHidden/>
              </w:rPr>
              <w:tab/>
              <w:delText>3</w:delText>
            </w:r>
          </w:del>
        </w:p>
        <w:p w14:paraId="319EA731" w14:textId="18B16E6D" w:rsidR="00CC5437" w:rsidDel="00B035E5" w:rsidRDefault="00CC5437">
          <w:pPr>
            <w:pStyle w:val="TOC2"/>
            <w:tabs>
              <w:tab w:val="left" w:pos="880"/>
              <w:tab w:val="right" w:leader="dot" w:pos="9350"/>
            </w:tabs>
            <w:rPr>
              <w:del w:id="82" w:author="Andrei-Eugen Birta" w:date="2018-05-12T14:46:00Z"/>
              <w:rFonts w:asciiTheme="minorHAnsi" w:eastAsiaTheme="minorEastAsia" w:hAnsiTheme="minorHAnsi" w:cstheme="minorBidi"/>
              <w:noProof/>
              <w:sz w:val="22"/>
              <w:szCs w:val="22"/>
            </w:rPr>
          </w:pPr>
          <w:del w:id="83" w:author="Andrei-Eugen Birta" w:date="2018-05-12T14:46:00Z">
            <w:r w:rsidRPr="00B035E5" w:rsidDel="00B035E5">
              <w:rPr>
                <w:rPrChange w:id="84" w:author="Andrei-Eugen Birta" w:date="2018-05-12T14:46:00Z">
                  <w:rPr>
                    <w:rStyle w:val="Hyperlink"/>
                    <w:noProof/>
                  </w:rPr>
                </w:rPrChange>
              </w:rPr>
              <w:delText>b.</w:delText>
            </w:r>
            <w:r w:rsidDel="00B035E5">
              <w:rPr>
                <w:rFonts w:asciiTheme="minorHAnsi" w:eastAsiaTheme="minorEastAsia" w:hAnsiTheme="minorHAnsi" w:cstheme="minorBidi"/>
                <w:noProof/>
                <w:sz w:val="22"/>
                <w:szCs w:val="22"/>
              </w:rPr>
              <w:tab/>
            </w:r>
            <w:r w:rsidRPr="00B035E5" w:rsidDel="00B035E5">
              <w:rPr>
                <w:rPrChange w:id="85" w:author="Andrei-Eugen Birta" w:date="2018-05-12T14:46:00Z">
                  <w:rPr>
                    <w:rStyle w:val="Hyperlink"/>
                    <w:noProof/>
                  </w:rPr>
                </w:rPrChange>
              </w:rPr>
              <w:delText>Case Description</w:delText>
            </w:r>
            <w:r w:rsidDel="00B035E5">
              <w:rPr>
                <w:noProof/>
                <w:webHidden/>
              </w:rPr>
              <w:tab/>
              <w:delText>3</w:delText>
            </w:r>
          </w:del>
        </w:p>
        <w:p w14:paraId="2E80DE4A" w14:textId="1C0FD992" w:rsidR="00CC5437" w:rsidDel="00B035E5" w:rsidRDefault="00CC5437">
          <w:pPr>
            <w:pStyle w:val="TOC2"/>
            <w:tabs>
              <w:tab w:val="left" w:pos="660"/>
              <w:tab w:val="right" w:leader="dot" w:pos="9350"/>
            </w:tabs>
            <w:rPr>
              <w:del w:id="86" w:author="Andrei-Eugen Birta" w:date="2018-05-12T14:46:00Z"/>
              <w:rFonts w:asciiTheme="minorHAnsi" w:eastAsiaTheme="minorEastAsia" w:hAnsiTheme="minorHAnsi" w:cstheme="minorBidi"/>
              <w:noProof/>
              <w:sz w:val="22"/>
              <w:szCs w:val="22"/>
            </w:rPr>
          </w:pPr>
          <w:del w:id="87" w:author="Andrei-Eugen Birta" w:date="2018-05-12T14:46:00Z">
            <w:r w:rsidRPr="00B035E5" w:rsidDel="00B035E5">
              <w:rPr>
                <w:rPrChange w:id="88" w:author="Andrei-Eugen Birta" w:date="2018-05-12T14:46:00Z">
                  <w:rPr>
                    <w:rStyle w:val="Hyperlink"/>
                    <w:noProof/>
                  </w:rPr>
                </w:rPrChange>
              </w:rPr>
              <w:delText>c.</w:delText>
            </w:r>
            <w:r w:rsidDel="00B035E5">
              <w:rPr>
                <w:rFonts w:asciiTheme="minorHAnsi" w:eastAsiaTheme="minorEastAsia" w:hAnsiTheme="minorHAnsi" w:cstheme="minorBidi"/>
                <w:noProof/>
                <w:sz w:val="22"/>
                <w:szCs w:val="22"/>
              </w:rPr>
              <w:tab/>
            </w:r>
            <w:r w:rsidRPr="00B035E5" w:rsidDel="00B035E5">
              <w:rPr>
                <w:rPrChange w:id="89" w:author="Andrei-Eugen Birta" w:date="2018-05-12T14:46:00Z">
                  <w:rPr>
                    <w:rStyle w:val="Hyperlink"/>
                    <w:noProof/>
                  </w:rPr>
                </w:rPrChange>
              </w:rPr>
              <w:delText>Learning Goals</w:delText>
            </w:r>
            <w:r w:rsidDel="00B035E5">
              <w:rPr>
                <w:noProof/>
                <w:webHidden/>
              </w:rPr>
              <w:tab/>
              <w:delText>3</w:delText>
            </w:r>
          </w:del>
        </w:p>
        <w:p w14:paraId="20DC8E68" w14:textId="35559FDE" w:rsidR="00CC5437" w:rsidDel="00B035E5" w:rsidRDefault="00CC5437">
          <w:pPr>
            <w:pStyle w:val="TOC1"/>
            <w:tabs>
              <w:tab w:val="left" w:pos="440"/>
              <w:tab w:val="right" w:leader="dot" w:pos="9350"/>
            </w:tabs>
            <w:rPr>
              <w:del w:id="90" w:author="Andrei-Eugen Birta" w:date="2018-05-12T14:46:00Z"/>
              <w:rFonts w:asciiTheme="minorHAnsi" w:eastAsiaTheme="minorEastAsia" w:hAnsiTheme="minorHAnsi" w:cstheme="minorBidi"/>
              <w:noProof/>
              <w:sz w:val="22"/>
              <w:szCs w:val="22"/>
            </w:rPr>
          </w:pPr>
          <w:del w:id="91" w:author="Andrei-Eugen Birta" w:date="2018-05-12T14:46:00Z">
            <w:r w:rsidRPr="00B035E5" w:rsidDel="00B035E5">
              <w:rPr>
                <w:rPrChange w:id="92" w:author="Andrei-Eugen Birta" w:date="2018-05-12T14:46:00Z">
                  <w:rPr>
                    <w:rStyle w:val="Hyperlink"/>
                    <w:noProof/>
                  </w:rPr>
                </w:rPrChange>
              </w:rPr>
              <w:delText>3.</w:delText>
            </w:r>
            <w:r w:rsidDel="00B035E5">
              <w:rPr>
                <w:rFonts w:asciiTheme="minorHAnsi" w:eastAsiaTheme="minorEastAsia" w:hAnsiTheme="minorHAnsi" w:cstheme="minorBidi"/>
                <w:noProof/>
                <w:sz w:val="22"/>
                <w:szCs w:val="22"/>
              </w:rPr>
              <w:tab/>
            </w:r>
            <w:r w:rsidRPr="00B035E5" w:rsidDel="00B035E5">
              <w:rPr>
                <w:rPrChange w:id="93" w:author="Andrei-Eugen Birta" w:date="2018-05-12T14:46:00Z">
                  <w:rPr>
                    <w:rStyle w:val="Hyperlink"/>
                    <w:noProof/>
                  </w:rPr>
                </w:rPrChange>
              </w:rPr>
              <w:delText>Development Framework</w:delText>
            </w:r>
            <w:r w:rsidDel="00B035E5">
              <w:rPr>
                <w:noProof/>
                <w:webHidden/>
              </w:rPr>
              <w:tab/>
              <w:delText>4</w:delText>
            </w:r>
          </w:del>
        </w:p>
        <w:p w14:paraId="484FF73C" w14:textId="33D13F0F" w:rsidR="00CC5437" w:rsidDel="00B035E5" w:rsidRDefault="00CC5437">
          <w:pPr>
            <w:pStyle w:val="TOC2"/>
            <w:tabs>
              <w:tab w:val="left" w:pos="880"/>
              <w:tab w:val="right" w:leader="dot" w:pos="9350"/>
            </w:tabs>
            <w:rPr>
              <w:del w:id="94" w:author="Andrei-Eugen Birta" w:date="2018-05-12T14:46:00Z"/>
              <w:rFonts w:asciiTheme="minorHAnsi" w:eastAsiaTheme="minorEastAsia" w:hAnsiTheme="minorHAnsi" w:cstheme="minorBidi"/>
              <w:noProof/>
              <w:sz w:val="22"/>
              <w:szCs w:val="22"/>
            </w:rPr>
          </w:pPr>
          <w:del w:id="95" w:author="Andrei-Eugen Birta" w:date="2018-05-12T14:46:00Z">
            <w:r w:rsidRPr="00B035E5" w:rsidDel="00B035E5">
              <w:rPr>
                <w:rPrChange w:id="96" w:author="Andrei-Eugen Birta" w:date="2018-05-12T14:46:00Z">
                  <w:rPr>
                    <w:rStyle w:val="Hyperlink"/>
                    <w:noProof/>
                  </w:rPr>
                </w:rPrChange>
              </w:rPr>
              <w:delText>a.</w:delText>
            </w:r>
            <w:r w:rsidDel="00B035E5">
              <w:rPr>
                <w:rFonts w:asciiTheme="minorHAnsi" w:eastAsiaTheme="minorEastAsia" w:hAnsiTheme="minorHAnsi" w:cstheme="minorBidi"/>
                <w:noProof/>
                <w:sz w:val="22"/>
                <w:szCs w:val="22"/>
              </w:rPr>
              <w:tab/>
            </w:r>
            <w:r w:rsidRPr="00B035E5" w:rsidDel="00B035E5">
              <w:rPr>
                <w:rPrChange w:id="97" w:author="Andrei-Eugen Birta" w:date="2018-05-12T14:46:00Z">
                  <w:rPr>
                    <w:rStyle w:val="Hyperlink"/>
                    <w:noProof/>
                  </w:rPr>
                </w:rPrChange>
              </w:rPr>
              <w:delText>Pros</w:delText>
            </w:r>
            <w:r w:rsidDel="00B035E5">
              <w:rPr>
                <w:noProof/>
                <w:webHidden/>
              </w:rPr>
              <w:tab/>
              <w:delText>5</w:delText>
            </w:r>
          </w:del>
        </w:p>
        <w:p w14:paraId="3ECC8F44" w14:textId="2292E1CE" w:rsidR="00CC5437" w:rsidDel="00B035E5" w:rsidRDefault="00CC5437">
          <w:pPr>
            <w:pStyle w:val="TOC2"/>
            <w:tabs>
              <w:tab w:val="left" w:pos="880"/>
              <w:tab w:val="right" w:leader="dot" w:pos="9350"/>
            </w:tabs>
            <w:rPr>
              <w:del w:id="98" w:author="Andrei-Eugen Birta" w:date="2018-05-12T14:46:00Z"/>
              <w:rFonts w:asciiTheme="minorHAnsi" w:eastAsiaTheme="minorEastAsia" w:hAnsiTheme="minorHAnsi" w:cstheme="minorBidi"/>
              <w:noProof/>
              <w:sz w:val="22"/>
              <w:szCs w:val="22"/>
            </w:rPr>
          </w:pPr>
          <w:del w:id="99" w:author="Andrei-Eugen Birta" w:date="2018-05-12T14:46:00Z">
            <w:r w:rsidRPr="00B035E5" w:rsidDel="00B035E5">
              <w:rPr>
                <w:rPrChange w:id="100" w:author="Andrei-Eugen Birta" w:date="2018-05-12T14:46:00Z">
                  <w:rPr>
                    <w:rStyle w:val="Hyperlink"/>
                    <w:noProof/>
                  </w:rPr>
                </w:rPrChange>
              </w:rPr>
              <w:delText>b.</w:delText>
            </w:r>
            <w:r w:rsidDel="00B035E5">
              <w:rPr>
                <w:rFonts w:asciiTheme="minorHAnsi" w:eastAsiaTheme="minorEastAsia" w:hAnsiTheme="minorHAnsi" w:cstheme="minorBidi"/>
                <w:noProof/>
                <w:sz w:val="22"/>
                <w:szCs w:val="22"/>
              </w:rPr>
              <w:tab/>
            </w:r>
            <w:r w:rsidRPr="00B035E5" w:rsidDel="00B035E5">
              <w:rPr>
                <w:rPrChange w:id="101" w:author="Andrei-Eugen Birta" w:date="2018-05-12T14:46:00Z">
                  <w:rPr>
                    <w:rStyle w:val="Hyperlink"/>
                    <w:noProof/>
                  </w:rPr>
                </w:rPrChange>
              </w:rPr>
              <w:delText>Cons</w:delText>
            </w:r>
            <w:r w:rsidDel="00B035E5">
              <w:rPr>
                <w:noProof/>
                <w:webHidden/>
              </w:rPr>
              <w:tab/>
              <w:delText>5</w:delText>
            </w:r>
          </w:del>
        </w:p>
        <w:p w14:paraId="48A0EEB5" w14:textId="3F3AD7F2" w:rsidR="00CC5437" w:rsidDel="00B035E5" w:rsidRDefault="00CC5437">
          <w:pPr>
            <w:pStyle w:val="TOC1"/>
            <w:tabs>
              <w:tab w:val="left" w:pos="440"/>
              <w:tab w:val="right" w:leader="dot" w:pos="9350"/>
            </w:tabs>
            <w:rPr>
              <w:del w:id="102" w:author="Andrei-Eugen Birta" w:date="2018-05-12T14:46:00Z"/>
              <w:rFonts w:asciiTheme="minorHAnsi" w:eastAsiaTheme="minorEastAsia" w:hAnsiTheme="minorHAnsi" w:cstheme="minorBidi"/>
              <w:noProof/>
              <w:sz w:val="22"/>
              <w:szCs w:val="22"/>
            </w:rPr>
          </w:pPr>
          <w:del w:id="103" w:author="Andrei-Eugen Birta" w:date="2018-05-12T14:46:00Z">
            <w:r w:rsidRPr="00B035E5" w:rsidDel="00B035E5">
              <w:rPr>
                <w:rPrChange w:id="104" w:author="Andrei-Eugen Birta" w:date="2018-05-12T14:46:00Z">
                  <w:rPr>
                    <w:rStyle w:val="Hyperlink"/>
                    <w:noProof/>
                  </w:rPr>
                </w:rPrChange>
              </w:rPr>
              <w:delText>4.</w:delText>
            </w:r>
            <w:r w:rsidDel="00B035E5">
              <w:rPr>
                <w:rFonts w:asciiTheme="minorHAnsi" w:eastAsiaTheme="minorEastAsia" w:hAnsiTheme="minorHAnsi" w:cstheme="minorBidi"/>
                <w:noProof/>
                <w:sz w:val="22"/>
                <w:szCs w:val="22"/>
              </w:rPr>
              <w:tab/>
            </w:r>
            <w:r w:rsidRPr="00B035E5" w:rsidDel="00B035E5">
              <w:rPr>
                <w:rPrChange w:id="105" w:author="Andrei-Eugen Birta" w:date="2018-05-12T14:46:00Z">
                  <w:rPr>
                    <w:rStyle w:val="Hyperlink"/>
                    <w:noProof/>
                  </w:rPr>
                </w:rPrChange>
              </w:rPr>
              <w:delText>Development Process</w:delText>
            </w:r>
            <w:r w:rsidDel="00B035E5">
              <w:rPr>
                <w:noProof/>
                <w:webHidden/>
              </w:rPr>
              <w:tab/>
              <w:delText>5</w:delText>
            </w:r>
          </w:del>
        </w:p>
        <w:p w14:paraId="60F268C6" w14:textId="352DFACC" w:rsidR="00CC5437" w:rsidDel="00B035E5" w:rsidRDefault="00CC5437">
          <w:pPr>
            <w:pStyle w:val="TOC2"/>
            <w:tabs>
              <w:tab w:val="left" w:pos="880"/>
              <w:tab w:val="right" w:leader="dot" w:pos="9350"/>
            </w:tabs>
            <w:rPr>
              <w:del w:id="106" w:author="Andrei-Eugen Birta" w:date="2018-05-12T14:46:00Z"/>
              <w:rFonts w:asciiTheme="minorHAnsi" w:eastAsiaTheme="minorEastAsia" w:hAnsiTheme="minorHAnsi" w:cstheme="minorBidi"/>
              <w:noProof/>
              <w:sz w:val="22"/>
              <w:szCs w:val="22"/>
            </w:rPr>
          </w:pPr>
          <w:del w:id="107" w:author="Andrei-Eugen Birta" w:date="2018-05-12T14:46:00Z">
            <w:r w:rsidRPr="00B035E5" w:rsidDel="00B035E5">
              <w:rPr>
                <w:rPrChange w:id="108" w:author="Andrei-Eugen Birta" w:date="2018-05-12T14:46:00Z">
                  <w:rPr>
                    <w:rStyle w:val="Hyperlink"/>
                    <w:noProof/>
                  </w:rPr>
                </w:rPrChange>
              </w:rPr>
              <w:delText>a.</w:delText>
            </w:r>
            <w:r w:rsidDel="00B035E5">
              <w:rPr>
                <w:rFonts w:asciiTheme="minorHAnsi" w:eastAsiaTheme="minorEastAsia" w:hAnsiTheme="minorHAnsi" w:cstheme="minorBidi"/>
                <w:noProof/>
                <w:sz w:val="22"/>
                <w:szCs w:val="22"/>
              </w:rPr>
              <w:tab/>
            </w:r>
            <w:r w:rsidRPr="00B035E5" w:rsidDel="00B035E5">
              <w:rPr>
                <w:rPrChange w:id="109" w:author="Andrei-Eugen Birta" w:date="2018-05-12T14:46:00Z">
                  <w:rPr>
                    <w:rStyle w:val="Hyperlink"/>
                    <w:noProof/>
                  </w:rPr>
                </w:rPrChange>
              </w:rPr>
              <w:delText>Data Acquisition</w:delText>
            </w:r>
            <w:r w:rsidDel="00B035E5">
              <w:rPr>
                <w:noProof/>
                <w:webHidden/>
              </w:rPr>
              <w:tab/>
              <w:delText>5</w:delText>
            </w:r>
          </w:del>
        </w:p>
        <w:p w14:paraId="4EAA57A9" w14:textId="4F077693" w:rsidR="00CC5437" w:rsidDel="00B035E5" w:rsidRDefault="00CC5437">
          <w:pPr>
            <w:pStyle w:val="TOC2"/>
            <w:tabs>
              <w:tab w:val="left" w:pos="880"/>
              <w:tab w:val="right" w:leader="dot" w:pos="9350"/>
            </w:tabs>
            <w:rPr>
              <w:del w:id="110" w:author="Andrei-Eugen Birta" w:date="2018-05-12T14:46:00Z"/>
              <w:rFonts w:asciiTheme="minorHAnsi" w:eastAsiaTheme="minorEastAsia" w:hAnsiTheme="minorHAnsi" w:cstheme="minorBidi"/>
              <w:noProof/>
              <w:sz w:val="22"/>
              <w:szCs w:val="22"/>
            </w:rPr>
          </w:pPr>
          <w:del w:id="111" w:author="Andrei-Eugen Birta" w:date="2018-05-12T14:46:00Z">
            <w:r w:rsidRPr="00B035E5" w:rsidDel="00B035E5">
              <w:rPr>
                <w:rPrChange w:id="112" w:author="Andrei-Eugen Birta" w:date="2018-05-12T14:46:00Z">
                  <w:rPr>
                    <w:rStyle w:val="Hyperlink"/>
                    <w:noProof/>
                  </w:rPr>
                </w:rPrChange>
              </w:rPr>
              <w:delText>b.</w:delText>
            </w:r>
            <w:r w:rsidDel="00B035E5">
              <w:rPr>
                <w:rFonts w:asciiTheme="minorHAnsi" w:eastAsiaTheme="minorEastAsia" w:hAnsiTheme="minorHAnsi" w:cstheme="minorBidi"/>
                <w:noProof/>
                <w:sz w:val="22"/>
                <w:szCs w:val="22"/>
              </w:rPr>
              <w:tab/>
            </w:r>
            <w:r w:rsidRPr="00B035E5" w:rsidDel="00B035E5">
              <w:rPr>
                <w:rPrChange w:id="113" w:author="Andrei-Eugen Birta" w:date="2018-05-12T14:46:00Z">
                  <w:rPr>
                    <w:rStyle w:val="Hyperlink"/>
                    <w:noProof/>
                  </w:rPr>
                </w:rPrChange>
              </w:rPr>
              <w:delText>Data Wrangling</w:delText>
            </w:r>
            <w:r w:rsidDel="00B035E5">
              <w:rPr>
                <w:noProof/>
                <w:webHidden/>
              </w:rPr>
              <w:tab/>
              <w:delText>5</w:delText>
            </w:r>
          </w:del>
        </w:p>
        <w:p w14:paraId="77F1BF2A" w14:textId="2A8DD9B4" w:rsidR="00CC5437" w:rsidDel="00B035E5" w:rsidRDefault="00CC5437">
          <w:pPr>
            <w:pStyle w:val="TOC3"/>
            <w:tabs>
              <w:tab w:val="right" w:leader="dot" w:pos="9350"/>
            </w:tabs>
            <w:rPr>
              <w:del w:id="114" w:author="Andrei-Eugen Birta" w:date="2018-05-12T14:46:00Z"/>
              <w:noProof/>
            </w:rPr>
          </w:pPr>
          <w:del w:id="115" w:author="Andrei-Eugen Birta" w:date="2018-05-12T14:46:00Z">
            <w:r w:rsidRPr="00B035E5" w:rsidDel="00B035E5">
              <w:rPr>
                <w:rPrChange w:id="116" w:author="Andrei-Eugen Birta" w:date="2018-05-12T14:46:00Z">
                  <w:rPr>
                    <w:rStyle w:val="Hyperlink"/>
                    <w:noProof/>
                  </w:rPr>
                </w:rPrChange>
              </w:rPr>
              <w:delText>Identify and Handle Missing Values</w:delText>
            </w:r>
            <w:r w:rsidDel="00B035E5">
              <w:rPr>
                <w:noProof/>
                <w:webHidden/>
              </w:rPr>
              <w:tab/>
              <w:delText>6</w:delText>
            </w:r>
          </w:del>
        </w:p>
        <w:p w14:paraId="103FA71F" w14:textId="17AC1C5E" w:rsidR="00CC5437" w:rsidDel="00B035E5" w:rsidRDefault="00CC5437">
          <w:pPr>
            <w:pStyle w:val="TOC3"/>
            <w:tabs>
              <w:tab w:val="right" w:leader="dot" w:pos="9350"/>
            </w:tabs>
            <w:rPr>
              <w:del w:id="117" w:author="Andrei-Eugen Birta" w:date="2018-05-12T14:46:00Z"/>
              <w:noProof/>
            </w:rPr>
          </w:pPr>
          <w:del w:id="118" w:author="Andrei-Eugen Birta" w:date="2018-05-12T14:46:00Z">
            <w:r w:rsidRPr="00B035E5" w:rsidDel="00B035E5">
              <w:rPr>
                <w:rPrChange w:id="119" w:author="Andrei-Eugen Birta" w:date="2018-05-12T14:46:00Z">
                  <w:rPr>
                    <w:rStyle w:val="Hyperlink"/>
                    <w:noProof/>
                  </w:rPr>
                </w:rPrChange>
              </w:rPr>
              <w:delText>Data Formatting</w:delText>
            </w:r>
            <w:r w:rsidDel="00B035E5">
              <w:rPr>
                <w:noProof/>
                <w:webHidden/>
              </w:rPr>
              <w:tab/>
              <w:delText>8</w:delText>
            </w:r>
          </w:del>
        </w:p>
        <w:p w14:paraId="74FB0349" w14:textId="6C41694D" w:rsidR="00CC5437" w:rsidDel="00B035E5" w:rsidRDefault="00CC5437">
          <w:pPr>
            <w:pStyle w:val="TOC3"/>
            <w:tabs>
              <w:tab w:val="right" w:leader="dot" w:pos="9350"/>
            </w:tabs>
            <w:rPr>
              <w:del w:id="120" w:author="Andrei-Eugen Birta" w:date="2018-05-12T14:46:00Z"/>
              <w:noProof/>
            </w:rPr>
          </w:pPr>
          <w:del w:id="121" w:author="Andrei-Eugen Birta" w:date="2018-05-12T14:46:00Z">
            <w:r w:rsidRPr="00B035E5" w:rsidDel="00B035E5">
              <w:rPr>
                <w:rPrChange w:id="122" w:author="Andrei-Eugen Birta" w:date="2018-05-12T14:46:00Z">
                  <w:rPr>
                    <w:rStyle w:val="Hyperlink"/>
                    <w:noProof/>
                  </w:rPr>
                </w:rPrChange>
              </w:rPr>
              <w:delText>Data Normalization</w:delText>
            </w:r>
            <w:r w:rsidDel="00B035E5">
              <w:rPr>
                <w:noProof/>
                <w:webHidden/>
              </w:rPr>
              <w:tab/>
              <w:delText>8</w:delText>
            </w:r>
          </w:del>
        </w:p>
        <w:p w14:paraId="5CB9FC1B" w14:textId="742A3F94" w:rsidR="00CC5437" w:rsidDel="00B035E5" w:rsidRDefault="00CC5437">
          <w:pPr>
            <w:pStyle w:val="TOC2"/>
            <w:tabs>
              <w:tab w:val="left" w:pos="660"/>
              <w:tab w:val="right" w:leader="dot" w:pos="9350"/>
            </w:tabs>
            <w:rPr>
              <w:del w:id="123" w:author="Andrei-Eugen Birta" w:date="2018-05-12T14:46:00Z"/>
              <w:rFonts w:asciiTheme="minorHAnsi" w:eastAsiaTheme="minorEastAsia" w:hAnsiTheme="minorHAnsi" w:cstheme="minorBidi"/>
              <w:noProof/>
              <w:sz w:val="22"/>
              <w:szCs w:val="22"/>
            </w:rPr>
          </w:pPr>
          <w:del w:id="124" w:author="Andrei-Eugen Birta" w:date="2018-05-12T14:46:00Z">
            <w:r w:rsidRPr="00B035E5" w:rsidDel="00B035E5">
              <w:rPr>
                <w:rPrChange w:id="125" w:author="Andrei-Eugen Birta" w:date="2018-05-12T14:46:00Z">
                  <w:rPr>
                    <w:rStyle w:val="Hyperlink"/>
                    <w:noProof/>
                  </w:rPr>
                </w:rPrChange>
              </w:rPr>
              <w:delText>c.</w:delText>
            </w:r>
            <w:r w:rsidDel="00B035E5">
              <w:rPr>
                <w:rFonts w:asciiTheme="minorHAnsi" w:eastAsiaTheme="minorEastAsia" w:hAnsiTheme="minorHAnsi" w:cstheme="minorBidi"/>
                <w:noProof/>
                <w:sz w:val="22"/>
                <w:szCs w:val="22"/>
              </w:rPr>
              <w:tab/>
            </w:r>
            <w:r w:rsidRPr="00B035E5" w:rsidDel="00B035E5">
              <w:rPr>
                <w:rPrChange w:id="126" w:author="Andrei-Eugen Birta" w:date="2018-05-12T14:46:00Z">
                  <w:rPr>
                    <w:rStyle w:val="Hyperlink"/>
                    <w:noProof/>
                  </w:rPr>
                </w:rPrChange>
              </w:rPr>
              <w:delText>Descriptive Analysis</w:delText>
            </w:r>
            <w:r w:rsidDel="00B035E5">
              <w:rPr>
                <w:noProof/>
                <w:webHidden/>
              </w:rPr>
              <w:tab/>
              <w:delText>9</w:delText>
            </w:r>
          </w:del>
        </w:p>
        <w:p w14:paraId="660989EC" w14:textId="5403431D" w:rsidR="00CC5437" w:rsidDel="00B035E5" w:rsidRDefault="00CC5437">
          <w:pPr>
            <w:pStyle w:val="TOC2"/>
            <w:tabs>
              <w:tab w:val="left" w:pos="880"/>
              <w:tab w:val="right" w:leader="dot" w:pos="9350"/>
            </w:tabs>
            <w:rPr>
              <w:del w:id="127" w:author="Andrei-Eugen Birta" w:date="2018-05-12T14:46:00Z"/>
              <w:rFonts w:asciiTheme="minorHAnsi" w:eastAsiaTheme="minorEastAsia" w:hAnsiTheme="minorHAnsi" w:cstheme="minorBidi"/>
              <w:noProof/>
              <w:sz w:val="22"/>
              <w:szCs w:val="22"/>
            </w:rPr>
          </w:pPr>
          <w:del w:id="128" w:author="Andrei-Eugen Birta" w:date="2018-05-12T14:46:00Z">
            <w:r w:rsidRPr="00B035E5" w:rsidDel="00B035E5">
              <w:rPr>
                <w:rPrChange w:id="129" w:author="Andrei-Eugen Birta" w:date="2018-05-12T14:46:00Z">
                  <w:rPr>
                    <w:rStyle w:val="Hyperlink"/>
                    <w:noProof/>
                  </w:rPr>
                </w:rPrChange>
              </w:rPr>
              <w:delText>d.</w:delText>
            </w:r>
            <w:r w:rsidDel="00B035E5">
              <w:rPr>
                <w:rFonts w:asciiTheme="minorHAnsi" w:eastAsiaTheme="minorEastAsia" w:hAnsiTheme="minorHAnsi" w:cstheme="minorBidi"/>
                <w:noProof/>
                <w:sz w:val="22"/>
                <w:szCs w:val="22"/>
              </w:rPr>
              <w:tab/>
            </w:r>
            <w:r w:rsidRPr="00B035E5" w:rsidDel="00B035E5">
              <w:rPr>
                <w:rPrChange w:id="130" w:author="Andrei-Eugen Birta" w:date="2018-05-12T14:46:00Z">
                  <w:rPr>
                    <w:rStyle w:val="Hyperlink"/>
                    <w:noProof/>
                  </w:rPr>
                </w:rPrChange>
              </w:rPr>
              <w:delText>Diagnostic Analysis</w:delText>
            </w:r>
            <w:r w:rsidDel="00B035E5">
              <w:rPr>
                <w:noProof/>
                <w:webHidden/>
              </w:rPr>
              <w:tab/>
              <w:delText>14</w:delText>
            </w:r>
          </w:del>
        </w:p>
        <w:p w14:paraId="16FD1514" w14:textId="2056016A" w:rsidR="00CC5437" w:rsidDel="00B035E5" w:rsidRDefault="00CC5437">
          <w:pPr>
            <w:pStyle w:val="TOC2"/>
            <w:tabs>
              <w:tab w:val="left" w:pos="880"/>
              <w:tab w:val="right" w:leader="dot" w:pos="9350"/>
            </w:tabs>
            <w:rPr>
              <w:del w:id="131" w:author="Andrei-Eugen Birta" w:date="2018-05-12T14:46:00Z"/>
              <w:rFonts w:asciiTheme="minorHAnsi" w:eastAsiaTheme="minorEastAsia" w:hAnsiTheme="minorHAnsi" w:cstheme="minorBidi"/>
              <w:noProof/>
              <w:sz w:val="22"/>
              <w:szCs w:val="22"/>
            </w:rPr>
          </w:pPr>
          <w:del w:id="132" w:author="Andrei-Eugen Birta" w:date="2018-05-12T14:46:00Z">
            <w:r w:rsidRPr="00B035E5" w:rsidDel="00B035E5">
              <w:rPr>
                <w:rPrChange w:id="133" w:author="Andrei-Eugen Birta" w:date="2018-05-12T14:46:00Z">
                  <w:rPr>
                    <w:rStyle w:val="Hyperlink"/>
                    <w:noProof/>
                  </w:rPr>
                </w:rPrChange>
              </w:rPr>
              <w:delText>e.</w:delText>
            </w:r>
            <w:r w:rsidDel="00B035E5">
              <w:rPr>
                <w:rFonts w:asciiTheme="minorHAnsi" w:eastAsiaTheme="minorEastAsia" w:hAnsiTheme="minorHAnsi" w:cstheme="minorBidi"/>
                <w:noProof/>
                <w:sz w:val="22"/>
                <w:szCs w:val="22"/>
              </w:rPr>
              <w:tab/>
            </w:r>
            <w:r w:rsidRPr="00B035E5" w:rsidDel="00B035E5">
              <w:rPr>
                <w:rPrChange w:id="134" w:author="Andrei-Eugen Birta" w:date="2018-05-12T14:46:00Z">
                  <w:rPr>
                    <w:rStyle w:val="Hyperlink"/>
                    <w:noProof/>
                  </w:rPr>
                </w:rPrChange>
              </w:rPr>
              <w:delText>Predictive Analysis</w:delText>
            </w:r>
            <w:r w:rsidDel="00B035E5">
              <w:rPr>
                <w:noProof/>
                <w:webHidden/>
              </w:rPr>
              <w:tab/>
              <w:delText>14</w:delText>
            </w:r>
          </w:del>
        </w:p>
        <w:p w14:paraId="061E5ACA" w14:textId="26806CCC" w:rsidR="00CC5437" w:rsidDel="00B035E5" w:rsidRDefault="00CC5437">
          <w:pPr>
            <w:pStyle w:val="TOC2"/>
            <w:tabs>
              <w:tab w:val="left" w:pos="660"/>
              <w:tab w:val="right" w:leader="dot" w:pos="9350"/>
            </w:tabs>
            <w:rPr>
              <w:del w:id="135" w:author="Andrei-Eugen Birta" w:date="2018-05-12T14:46:00Z"/>
              <w:rFonts w:asciiTheme="minorHAnsi" w:eastAsiaTheme="minorEastAsia" w:hAnsiTheme="minorHAnsi" w:cstheme="minorBidi"/>
              <w:noProof/>
              <w:sz w:val="22"/>
              <w:szCs w:val="22"/>
            </w:rPr>
          </w:pPr>
          <w:del w:id="136" w:author="Andrei-Eugen Birta" w:date="2018-05-12T14:46:00Z">
            <w:r w:rsidRPr="00B035E5" w:rsidDel="00B035E5">
              <w:rPr>
                <w:rPrChange w:id="137" w:author="Andrei-Eugen Birta" w:date="2018-05-12T14:46:00Z">
                  <w:rPr>
                    <w:rStyle w:val="Hyperlink"/>
                    <w:noProof/>
                  </w:rPr>
                </w:rPrChange>
              </w:rPr>
              <w:delText>f.</w:delText>
            </w:r>
            <w:r w:rsidDel="00B035E5">
              <w:rPr>
                <w:rFonts w:asciiTheme="minorHAnsi" w:eastAsiaTheme="minorEastAsia" w:hAnsiTheme="minorHAnsi" w:cstheme="minorBidi"/>
                <w:noProof/>
                <w:sz w:val="22"/>
                <w:szCs w:val="22"/>
              </w:rPr>
              <w:tab/>
            </w:r>
            <w:r w:rsidRPr="00B035E5" w:rsidDel="00B035E5">
              <w:rPr>
                <w:rPrChange w:id="138" w:author="Andrei-Eugen Birta" w:date="2018-05-12T14:46:00Z">
                  <w:rPr>
                    <w:rStyle w:val="Hyperlink"/>
                    <w:noProof/>
                  </w:rPr>
                </w:rPrChange>
              </w:rPr>
              <w:delText>Perspective Analysis</w:delText>
            </w:r>
            <w:r w:rsidDel="00B035E5">
              <w:rPr>
                <w:noProof/>
                <w:webHidden/>
              </w:rPr>
              <w:tab/>
              <w:delText>14</w:delText>
            </w:r>
          </w:del>
        </w:p>
        <w:p w14:paraId="558DA58A" w14:textId="6D11ADD4" w:rsidR="00CC5437" w:rsidDel="00B035E5" w:rsidRDefault="00CC5437">
          <w:pPr>
            <w:pStyle w:val="TOC1"/>
            <w:tabs>
              <w:tab w:val="left" w:pos="480"/>
              <w:tab w:val="right" w:leader="dot" w:pos="9350"/>
            </w:tabs>
            <w:rPr>
              <w:del w:id="139" w:author="Andrei-Eugen Birta" w:date="2018-05-12T14:46:00Z"/>
              <w:rFonts w:asciiTheme="minorHAnsi" w:eastAsiaTheme="minorEastAsia" w:hAnsiTheme="minorHAnsi" w:cstheme="minorBidi"/>
              <w:noProof/>
              <w:sz w:val="22"/>
              <w:szCs w:val="22"/>
            </w:rPr>
          </w:pPr>
          <w:del w:id="140" w:author="Andrei-Eugen Birta" w:date="2018-05-12T14:46:00Z">
            <w:r w:rsidRPr="00B035E5" w:rsidDel="00B035E5">
              <w:rPr>
                <w:rPrChange w:id="141" w:author="Andrei-Eugen Birta" w:date="2018-05-12T14:46:00Z">
                  <w:rPr>
                    <w:rStyle w:val="Hyperlink"/>
                    <w:noProof/>
                  </w:rPr>
                </w:rPrChange>
              </w:rPr>
              <w:delText>5.</w:delText>
            </w:r>
            <w:r w:rsidDel="00B035E5">
              <w:rPr>
                <w:rFonts w:asciiTheme="minorHAnsi" w:eastAsiaTheme="minorEastAsia" w:hAnsiTheme="minorHAnsi" w:cstheme="minorBidi"/>
                <w:noProof/>
                <w:sz w:val="22"/>
                <w:szCs w:val="22"/>
              </w:rPr>
              <w:tab/>
            </w:r>
            <w:r w:rsidRPr="00B035E5" w:rsidDel="00B035E5">
              <w:rPr>
                <w:rPrChange w:id="142" w:author="Andrei-Eugen Birta" w:date="2018-05-12T14:46:00Z">
                  <w:rPr>
                    <w:rStyle w:val="Hyperlink"/>
                    <w:noProof/>
                  </w:rPr>
                </w:rPrChange>
              </w:rPr>
              <w:delText>Conclusion</w:delText>
            </w:r>
            <w:r w:rsidDel="00B035E5">
              <w:rPr>
                <w:noProof/>
                <w:webHidden/>
              </w:rPr>
              <w:tab/>
              <w:delText>14</w:delText>
            </w:r>
          </w:del>
        </w:p>
        <w:p w14:paraId="361474C7" w14:textId="60871E09" w:rsidR="00CC5437" w:rsidDel="00B035E5" w:rsidRDefault="00CC5437">
          <w:pPr>
            <w:pStyle w:val="TOC2"/>
            <w:tabs>
              <w:tab w:val="left" w:pos="880"/>
              <w:tab w:val="right" w:leader="dot" w:pos="9350"/>
            </w:tabs>
            <w:rPr>
              <w:del w:id="143" w:author="Andrei-Eugen Birta" w:date="2018-05-12T14:46:00Z"/>
              <w:rFonts w:asciiTheme="minorHAnsi" w:eastAsiaTheme="minorEastAsia" w:hAnsiTheme="minorHAnsi" w:cstheme="minorBidi"/>
              <w:noProof/>
              <w:sz w:val="22"/>
              <w:szCs w:val="22"/>
            </w:rPr>
          </w:pPr>
          <w:del w:id="144" w:author="Andrei-Eugen Birta" w:date="2018-05-12T14:46:00Z">
            <w:r w:rsidRPr="00B035E5" w:rsidDel="00B035E5">
              <w:rPr>
                <w:rPrChange w:id="145" w:author="Andrei-Eugen Birta" w:date="2018-05-12T14:46:00Z">
                  <w:rPr>
                    <w:rStyle w:val="Hyperlink"/>
                    <w:noProof/>
                  </w:rPr>
                </w:rPrChange>
              </w:rPr>
              <w:delText>a.</w:delText>
            </w:r>
            <w:r w:rsidDel="00B035E5">
              <w:rPr>
                <w:rFonts w:asciiTheme="minorHAnsi" w:eastAsiaTheme="minorEastAsia" w:hAnsiTheme="minorHAnsi" w:cstheme="minorBidi"/>
                <w:noProof/>
                <w:sz w:val="22"/>
                <w:szCs w:val="22"/>
              </w:rPr>
              <w:tab/>
            </w:r>
            <w:r w:rsidRPr="00B035E5" w:rsidDel="00B035E5">
              <w:rPr>
                <w:rPrChange w:id="146" w:author="Andrei-Eugen Birta" w:date="2018-05-12T14:46:00Z">
                  <w:rPr>
                    <w:rStyle w:val="Hyperlink"/>
                    <w:noProof/>
                  </w:rPr>
                </w:rPrChange>
              </w:rPr>
              <w:delText>Denouement</w:delText>
            </w:r>
            <w:r w:rsidDel="00B035E5">
              <w:rPr>
                <w:noProof/>
                <w:webHidden/>
              </w:rPr>
              <w:tab/>
              <w:delText>14</w:delText>
            </w:r>
          </w:del>
        </w:p>
        <w:p w14:paraId="49D0C15F" w14:textId="4AA7F226" w:rsidR="00CC5437" w:rsidDel="00B035E5" w:rsidRDefault="00CC5437">
          <w:pPr>
            <w:pStyle w:val="TOC2"/>
            <w:tabs>
              <w:tab w:val="left" w:pos="880"/>
              <w:tab w:val="right" w:leader="dot" w:pos="9350"/>
            </w:tabs>
            <w:rPr>
              <w:del w:id="147" w:author="Andrei-Eugen Birta" w:date="2018-05-12T14:46:00Z"/>
              <w:rFonts w:asciiTheme="minorHAnsi" w:eastAsiaTheme="minorEastAsia" w:hAnsiTheme="minorHAnsi" w:cstheme="minorBidi"/>
              <w:noProof/>
              <w:sz w:val="22"/>
              <w:szCs w:val="22"/>
            </w:rPr>
          </w:pPr>
          <w:del w:id="148" w:author="Andrei-Eugen Birta" w:date="2018-05-12T14:46:00Z">
            <w:r w:rsidRPr="00B035E5" w:rsidDel="00B035E5">
              <w:rPr>
                <w:rPrChange w:id="149" w:author="Andrei-Eugen Birta" w:date="2018-05-12T14:46:00Z">
                  <w:rPr>
                    <w:rStyle w:val="Hyperlink"/>
                    <w:noProof/>
                  </w:rPr>
                </w:rPrChange>
              </w:rPr>
              <w:delText>b.</w:delText>
            </w:r>
            <w:r w:rsidDel="00B035E5">
              <w:rPr>
                <w:rFonts w:asciiTheme="minorHAnsi" w:eastAsiaTheme="minorEastAsia" w:hAnsiTheme="minorHAnsi" w:cstheme="minorBidi"/>
                <w:noProof/>
                <w:sz w:val="22"/>
                <w:szCs w:val="22"/>
              </w:rPr>
              <w:tab/>
            </w:r>
            <w:r w:rsidRPr="00B035E5" w:rsidDel="00B035E5">
              <w:rPr>
                <w:rPrChange w:id="150" w:author="Andrei-Eugen Birta" w:date="2018-05-12T14:46:00Z">
                  <w:rPr>
                    <w:rStyle w:val="Hyperlink"/>
                    <w:noProof/>
                  </w:rPr>
                </w:rPrChange>
              </w:rPr>
              <w:delText>References</w:delText>
            </w:r>
            <w:r w:rsidDel="00B035E5">
              <w:rPr>
                <w:noProof/>
                <w:webHidden/>
              </w:rPr>
              <w:tab/>
              <w:delText>14</w:delText>
            </w:r>
          </w:del>
        </w:p>
        <w:p w14:paraId="3229180F" w14:textId="189DA572" w:rsidR="00436CEF" w:rsidRDefault="00436CEF">
          <w:r>
            <w:rPr>
              <w:b/>
              <w:bCs/>
              <w:noProof/>
            </w:rPr>
            <w:fldChar w:fldCharType="end"/>
          </w:r>
        </w:p>
      </w:sdtContent>
    </w:sdt>
    <w:p w14:paraId="0D2AFAF9" w14:textId="77777777" w:rsidR="00890E79" w:rsidRPr="00B15178" w:rsidRDefault="00890E79" w:rsidP="00890E79">
      <w:pPr>
        <w:pStyle w:val="Heading1"/>
        <w:numPr>
          <w:ilvl w:val="0"/>
          <w:numId w:val="2"/>
        </w:numPr>
        <w:rPr>
          <w:rFonts w:ascii="Arial" w:hAnsi="Arial" w:cs="Arial"/>
          <w:sz w:val="24"/>
          <w:szCs w:val="24"/>
        </w:rPr>
      </w:pPr>
      <w:bookmarkStart w:id="151" w:name="_Toc513899728"/>
      <w:r w:rsidRPr="00B15178">
        <w:rPr>
          <w:rFonts w:ascii="Arial" w:hAnsi="Arial" w:cs="Arial"/>
          <w:sz w:val="24"/>
          <w:szCs w:val="24"/>
        </w:rPr>
        <w:t>Introduction</w:t>
      </w:r>
      <w:bookmarkEnd w:id="151"/>
    </w:p>
    <w:p w14:paraId="44EACC31" w14:textId="77777777" w:rsidR="009175F7" w:rsidRPr="00B15178" w:rsidRDefault="009175F7" w:rsidP="00D81452">
      <w:pPr>
        <w:ind w:firstLine="360"/>
        <w:jc w:val="both"/>
      </w:pPr>
      <w:r w:rsidRPr="00B15178">
        <w:t>This document summarizes the collaboration of Group 2 for the Big Data specialization exam of the 4</w:t>
      </w:r>
      <w:r w:rsidRPr="00B15178">
        <w:rPr>
          <w:vertAlign w:val="superscript"/>
        </w:rPr>
        <w:t>th</w:t>
      </w:r>
      <w:r w:rsidRPr="00B15178">
        <w:t xml:space="preserve"> S</w:t>
      </w:r>
      <w:r w:rsidR="00A20E41" w:rsidRPr="00B15178">
        <w:t>emester. The group consists of 2 members of 2</w:t>
      </w:r>
      <w:r w:rsidRPr="00B15178">
        <w:t xml:space="preserve"> different nationalities. Despite the major differences in our opinions, we agreed on certain rules and guidelines to follow, thoroughly elaborated in the accompanying document called group contract; we managed to harness the benefits of diverse ideas and identify multiple possible approaches to certain problems</w:t>
      </w:r>
      <w:r w:rsidR="00D81452" w:rsidRPr="00B15178">
        <w:t>, be it project or working regulations</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152" w:name="_Toc513899729"/>
      <w:r w:rsidRPr="00B15178">
        <w:rPr>
          <w:rFonts w:ascii="Arial" w:hAnsi="Arial" w:cs="Arial"/>
          <w:sz w:val="24"/>
          <w:szCs w:val="24"/>
        </w:rPr>
        <w:lastRenderedPageBreak/>
        <w:t>Problem Statement</w:t>
      </w:r>
      <w:bookmarkEnd w:id="152"/>
    </w:p>
    <w:p w14:paraId="1AB732BE" w14:textId="77777777" w:rsidR="00325A01" w:rsidRPr="00B15178" w:rsidRDefault="00325A01" w:rsidP="00325A01">
      <w:pPr>
        <w:pStyle w:val="Heading2"/>
        <w:numPr>
          <w:ilvl w:val="0"/>
          <w:numId w:val="6"/>
        </w:numPr>
        <w:rPr>
          <w:rFonts w:ascii="Arial" w:hAnsi="Arial" w:cs="Arial"/>
          <w:sz w:val="24"/>
          <w:szCs w:val="24"/>
        </w:rPr>
      </w:pPr>
      <w:bookmarkStart w:id="153" w:name="_Toc513899730"/>
      <w:r w:rsidRPr="00B15178">
        <w:rPr>
          <w:rFonts w:ascii="Arial" w:hAnsi="Arial" w:cs="Arial"/>
          <w:sz w:val="24"/>
          <w:szCs w:val="24"/>
        </w:rPr>
        <w:t>Introduction</w:t>
      </w:r>
      <w:bookmarkEnd w:id="153"/>
    </w:p>
    <w:p w14:paraId="629374B1" w14:textId="6579ED68"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p>
    <w:p w14:paraId="61A9F752" w14:textId="571C13CF" w:rsidR="00325A01" w:rsidRDefault="00325A01" w:rsidP="00325A01">
      <w:pPr>
        <w:pStyle w:val="Heading2"/>
        <w:numPr>
          <w:ilvl w:val="0"/>
          <w:numId w:val="6"/>
        </w:numPr>
        <w:rPr>
          <w:rFonts w:ascii="Arial" w:hAnsi="Arial" w:cs="Arial"/>
          <w:sz w:val="24"/>
          <w:szCs w:val="24"/>
        </w:rPr>
      </w:pPr>
      <w:bookmarkStart w:id="154" w:name="_Toc513899731"/>
      <w:r w:rsidRPr="00B15178">
        <w:rPr>
          <w:rFonts w:ascii="Arial" w:hAnsi="Arial" w:cs="Arial"/>
          <w:sz w:val="24"/>
          <w:szCs w:val="24"/>
        </w:rPr>
        <w:t>Case Description</w:t>
      </w:r>
      <w:bookmarkEnd w:id="154"/>
    </w:p>
    <w:p w14:paraId="7DF81A63" w14:textId="77777777"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 when it comes to aircraft collisions with birds and other wildlife creatures, things tend to go bad for both parties. Usually killing the animal and ruining the aircraft, possible for the rest of its “life”.</w:t>
      </w:r>
    </w:p>
    <w:p w14:paraId="74846A44" w14:textId="1358B502"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21A82C3E"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from 1999–2000. </w:t>
      </w:r>
      <w:r w:rsidR="00256BA9">
        <w:t xml:space="preserve">Making the case, not only a safety issue, but also </w:t>
      </w:r>
      <w:proofErr w:type="spellStart"/>
      <w:proofErr w:type="gramStart"/>
      <w:r w:rsidR="00256BA9">
        <w:t>a</w:t>
      </w:r>
      <w:proofErr w:type="spellEnd"/>
      <w:proofErr w:type="gramEnd"/>
      <w:r w:rsidR="00256BA9">
        <w:t xml:space="preserve"> economical one.</w:t>
      </w:r>
    </w:p>
    <w:p w14:paraId="5081E436" w14:textId="1ECE4BFC" w:rsidR="004D1EC3" w:rsidRDefault="004D1EC3" w:rsidP="004D1EC3">
      <w:pPr>
        <w:pStyle w:val="Heading2"/>
        <w:numPr>
          <w:ilvl w:val="0"/>
          <w:numId w:val="6"/>
        </w:numPr>
        <w:rPr>
          <w:rFonts w:ascii="Arial" w:hAnsi="Arial" w:cs="Arial"/>
          <w:sz w:val="24"/>
          <w:szCs w:val="24"/>
        </w:rPr>
      </w:pPr>
      <w:bookmarkStart w:id="155" w:name="_Toc513899732"/>
      <w:r w:rsidRPr="00B15178">
        <w:rPr>
          <w:rFonts w:ascii="Arial" w:hAnsi="Arial" w:cs="Arial"/>
          <w:sz w:val="24"/>
          <w:szCs w:val="24"/>
        </w:rPr>
        <w:t>Learning Goals</w:t>
      </w:r>
      <w:bookmarkEnd w:id="155"/>
    </w:p>
    <w:p w14:paraId="551F95C5" w14:textId="77777777" w:rsidR="00B025C0" w:rsidRPr="00B025C0" w:rsidRDefault="00B025C0" w:rsidP="00B025C0">
      <w:r w:rsidRPr="00B025C0">
        <w:t>Some of the learning goals for this project are:</w:t>
      </w:r>
    </w:p>
    <w:p w14:paraId="37C18B6C" w14:textId="77777777" w:rsidR="00B025C0" w:rsidRPr="00B025C0" w:rsidRDefault="00B025C0" w:rsidP="00B025C0">
      <w:pPr>
        <w:pStyle w:val="ListParagraph"/>
        <w:numPr>
          <w:ilvl w:val="0"/>
          <w:numId w:val="7"/>
        </w:numPr>
      </w:pPr>
      <w:r w:rsidRPr="00B025C0">
        <w:t>Gathering useful datasets related to the case (Data acquisition)</w:t>
      </w:r>
    </w:p>
    <w:p w14:paraId="170E7472" w14:textId="77777777" w:rsidR="00B025C0" w:rsidRPr="00B025C0" w:rsidRDefault="00B025C0" w:rsidP="00B025C0">
      <w:pPr>
        <w:pStyle w:val="ListParagraph"/>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77777777" w:rsidR="00B025C0" w:rsidRPr="00B025C0" w:rsidRDefault="00B025C0" w:rsidP="00B025C0">
      <w:pPr>
        <w:pStyle w:val="ListParagraph"/>
        <w:numPr>
          <w:ilvl w:val="0"/>
          <w:numId w:val="7"/>
        </w:numPr>
      </w:pPr>
      <w:r w:rsidRPr="00B025C0">
        <w:t>Filtering data (dealing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lastRenderedPageBreak/>
        <w:t>Describing what and why it has happened, using descriptive and diagnostic analysis techniques</w:t>
      </w:r>
    </w:p>
    <w:p w14:paraId="6B45CA53" w14:textId="50AA27D2" w:rsidR="004A4790" w:rsidRPr="001B73C2" w:rsidRDefault="00B025C0" w:rsidP="004A4790">
      <w:pPr>
        <w:pStyle w:val="ListParagraph"/>
        <w:numPr>
          <w:ilvl w:val="0"/>
          <w:numId w:val="7"/>
        </w:numPr>
      </w:pPr>
      <w:r w:rsidRPr="00B025C0">
        <w:t>Predicting possible collision areas, at different times of the year and possibly wildlife species and types of damage, to facilitate warning emissions by concerned authorities</w:t>
      </w:r>
    </w:p>
    <w:p w14:paraId="221CBE7D" w14:textId="73821B13" w:rsidR="007207EC" w:rsidRDefault="007207EC" w:rsidP="007207EC">
      <w:pPr>
        <w:pStyle w:val="Heading1"/>
        <w:numPr>
          <w:ilvl w:val="0"/>
          <w:numId w:val="2"/>
        </w:numPr>
        <w:rPr>
          <w:rFonts w:ascii="Arial" w:hAnsi="Arial" w:cs="Arial"/>
          <w:sz w:val="24"/>
          <w:szCs w:val="24"/>
        </w:rPr>
      </w:pPr>
      <w:bookmarkStart w:id="156" w:name="_Toc513899733"/>
      <w:r w:rsidRPr="00B15178">
        <w:rPr>
          <w:rFonts w:ascii="Arial" w:hAnsi="Arial" w:cs="Arial"/>
          <w:sz w:val="24"/>
          <w:szCs w:val="24"/>
        </w:rPr>
        <w:t>Development Framework</w:t>
      </w:r>
      <w:bookmarkEnd w:id="156"/>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6843D53D" w:rsidR="00E47A61" w:rsidRDefault="00E47A61" w:rsidP="00101E91">
      <w:pPr>
        <w:ind w:firstLine="360"/>
      </w:pPr>
      <w:r>
        <w:t>Although the high level of criticality indicates that structured development method should be used, we have decided to work following the Kanban development method, because of two reasons: it best fits the other four measurements and it’s quite unlikely that our project will be used by any company, due to various reasons.</w:t>
      </w:r>
    </w:p>
    <w:p w14:paraId="0D587781" w14:textId="27555B6B" w:rsidR="003046B9" w:rsidRDefault="003046B9" w:rsidP="003046B9">
      <w:pPr>
        <w:pStyle w:val="Heading2"/>
        <w:numPr>
          <w:ilvl w:val="0"/>
          <w:numId w:val="8"/>
        </w:numPr>
      </w:pPr>
      <w:bookmarkStart w:id="157" w:name="_Toc513899734"/>
      <w:r>
        <w:lastRenderedPageBreak/>
        <w:t>Pros</w:t>
      </w:r>
      <w:bookmarkEnd w:id="157"/>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1F241AE6" w:rsidR="003046B9" w:rsidRDefault="003046B9" w:rsidP="003046B9">
      <w:pPr>
        <w:pStyle w:val="ListParagraph"/>
        <w:numPr>
          <w:ilvl w:val="0"/>
          <w:numId w:val="9"/>
        </w:numPr>
      </w:pPr>
      <w:r>
        <w:t xml:space="preserve">The Kanban </w:t>
      </w:r>
      <w:r w:rsidR="006578EF">
        <w:t>board helps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58" w:name="_Toc513899735"/>
      <w:r>
        <w:t>Cons</w:t>
      </w:r>
      <w:bookmarkEnd w:id="158"/>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59" w:name="_Toc513899736"/>
      <w:r w:rsidRPr="00B15178">
        <w:rPr>
          <w:rFonts w:ascii="Arial" w:hAnsi="Arial" w:cs="Arial"/>
          <w:sz w:val="24"/>
          <w:szCs w:val="24"/>
        </w:rPr>
        <w:t>Development P</w:t>
      </w:r>
      <w:r w:rsidR="00890E79" w:rsidRPr="00B15178">
        <w:rPr>
          <w:rFonts w:ascii="Arial" w:hAnsi="Arial" w:cs="Arial"/>
          <w:sz w:val="24"/>
          <w:szCs w:val="24"/>
        </w:rPr>
        <w:t>rocess</w:t>
      </w:r>
      <w:bookmarkEnd w:id="159"/>
    </w:p>
    <w:p w14:paraId="49470698" w14:textId="64DC30F7"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Perspective 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60" w:name="_Toc513899737"/>
      <w:r w:rsidRPr="00B15178">
        <w:rPr>
          <w:rFonts w:ascii="Arial" w:hAnsi="Arial" w:cs="Arial"/>
          <w:sz w:val="24"/>
          <w:szCs w:val="24"/>
        </w:rPr>
        <w:t>Data Acquisition</w:t>
      </w:r>
      <w:bookmarkEnd w:id="160"/>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1274291E" w:rsidR="00956F16" w:rsidRDefault="00956F16" w:rsidP="00956F16">
      <w:pPr>
        <w:pStyle w:val="ListParagraph"/>
        <w:numPr>
          <w:ilvl w:val="1"/>
          <w:numId w:val="2"/>
        </w:numPr>
      </w:pPr>
      <w:r>
        <w:t>USA successful 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3092262" w:rsidR="000F574F" w:rsidRPr="00DD19E1" w:rsidRDefault="000F574F" w:rsidP="00956F16">
      <w:pPr>
        <w:pStyle w:val="ListParagraph"/>
        <w:numPr>
          <w:ilvl w:val="1"/>
          <w:numId w:val="2"/>
        </w:numPr>
      </w:pPr>
      <w:r>
        <w:t>USA airlines</w:t>
      </w:r>
    </w:p>
    <w:p w14:paraId="03B65C08" w14:textId="0E407401" w:rsidR="007207EC" w:rsidRDefault="007207EC" w:rsidP="007207EC">
      <w:pPr>
        <w:pStyle w:val="Heading2"/>
        <w:numPr>
          <w:ilvl w:val="0"/>
          <w:numId w:val="5"/>
        </w:numPr>
        <w:rPr>
          <w:rFonts w:ascii="Arial" w:hAnsi="Arial" w:cs="Arial"/>
          <w:sz w:val="24"/>
          <w:szCs w:val="24"/>
        </w:rPr>
      </w:pPr>
      <w:bookmarkStart w:id="161" w:name="_Toc513899738"/>
      <w:commentRangeStart w:id="162"/>
      <w:commentRangeStart w:id="163"/>
      <w:commentRangeStart w:id="164"/>
      <w:commentRangeStart w:id="165"/>
      <w:r w:rsidRPr="00B15178">
        <w:rPr>
          <w:rFonts w:ascii="Arial" w:hAnsi="Arial" w:cs="Arial"/>
          <w:sz w:val="24"/>
          <w:szCs w:val="24"/>
        </w:rPr>
        <w:t>Data Wrangling</w:t>
      </w:r>
      <w:commentRangeEnd w:id="162"/>
      <w:r w:rsidR="0059497A">
        <w:rPr>
          <w:rStyle w:val="CommentReference"/>
          <w:rFonts w:ascii="Arial" w:eastAsiaTheme="minorHAnsi" w:hAnsi="Arial" w:cs="Arial"/>
          <w:color w:val="auto"/>
        </w:rPr>
        <w:commentReference w:id="162"/>
      </w:r>
      <w:commentRangeEnd w:id="163"/>
      <w:r w:rsidR="000F574F">
        <w:rPr>
          <w:rStyle w:val="CommentReference"/>
          <w:rFonts w:ascii="Arial" w:eastAsiaTheme="minorHAnsi" w:hAnsi="Arial" w:cs="Arial"/>
          <w:color w:val="auto"/>
        </w:rPr>
        <w:commentReference w:id="163"/>
      </w:r>
      <w:commentRangeEnd w:id="164"/>
      <w:r w:rsidR="009E0631">
        <w:rPr>
          <w:rStyle w:val="CommentReference"/>
          <w:rFonts w:ascii="Arial" w:eastAsiaTheme="minorHAnsi" w:hAnsi="Arial" w:cs="Arial"/>
          <w:color w:val="auto"/>
        </w:rPr>
        <w:commentReference w:id="164"/>
      </w:r>
      <w:commentRangeEnd w:id="165"/>
      <w:r w:rsidR="00CD56CD">
        <w:rPr>
          <w:rStyle w:val="CommentReference"/>
          <w:rFonts w:ascii="Arial" w:eastAsiaTheme="minorHAnsi" w:hAnsi="Arial" w:cs="Arial"/>
          <w:color w:val="auto"/>
        </w:rPr>
        <w:commentReference w:id="165"/>
      </w:r>
      <w:bookmarkEnd w:id="161"/>
    </w:p>
    <w:p w14:paraId="55450930" w14:textId="31C39020" w:rsidR="00341C8D" w:rsidRDefault="00341C8D" w:rsidP="00341C8D">
      <w:pPr>
        <w:ind w:firstLine="360"/>
      </w:pPr>
      <w:r>
        <w:t xml:space="preserve">Second step in any Big Data related project, is Data-Wrangling or Data-Cleaning or Data-Cleansing. Although it is referred to under different names, they all denote the </w:t>
      </w:r>
      <w:r>
        <w:lastRenderedPageBreak/>
        <w:t>same actions, that being: cleaning and curing the data such that it will be ready to go for further processing.</w:t>
      </w:r>
    </w:p>
    <w:p w14:paraId="367CE428" w14:textId="19530BA2" w:rsidR="006B6150" w:rsidRDefault="006B6150" w:rsidP="00341C8D">
      <w:pPr>
        <w:ind w:firstLine="360"/>
      </w:pPr>
      <w:r>
        <w:t xml:space="preserve">We chose to do this, by using very powerful libraries, such as Pandas and </w:t>
      </w:r>
      <w:proofErr w:type="spellStart"/>
      <w:r>
        <w:t>Numpy</w:t>
      </w:r>
      <w:proofErr w:type="spellEnd"/>
      <w:r>
        <w:t>, available for Python. Those libraries allow us to process the datasets in a much faster and reliable way than by doing it either manually or using other programming languages such as C# or Java.</w:t>
      </w:r>
    </w:p>
    <w:p w14:paraId="24BC7838" w14:textId="53710904"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 xml:space="preserve">the following image shows (fig. </w:t>
      </w:r>
      <w:r w:rsidR="00004B89">
        <w:t>1)</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05C3985D" w:rsidR="00DE0DAF" w:rsidRPr="00DE0DAF" w:rsidRDefault="00233B65" w:rsidP="00DE0DAF">
      <w:pPr>
        <w:pStyle w:val="Caption"/>
      </w:pPr>
      <w:r>
        <w:t xml:space="preserve">Figure </w:t>
      </w:r>
      <w:r w:rsidR="001A297D">
        <w:fldChar w:fldCharType="begin"/>
      </w:r>
      <w:r w:rsidR="001A297D">
        <w:instrText xml:space="preserve"> SEQ Figure \* ARABIC </w:instrText>
      </w:r>
      <w:r w:rsidR="001A297D">
        <w:fldChar w:fldCharType="separate"/>
      </w:r>
      <w:r w:rsidR="001D6332">
        <w:rPr>
          <w:noProof/>
        </w:rPr>
        <w:t>1</w:t>
      </w:r>
      <w:r w:rsidR="001A297D">
        <w:rPr>
          <w:noProof/>
        </w:rPr>
        <w:fldChar w:fldCharType="end"/>
      </w:r>
    </w:p>
    <w:p w14:paraId="14AFEB7F" w14:textId="5904CAFF" w:rsidR="00341C8D" w:rsidRPr="006B6150" w:rsidRDefault="00341C8D" w:rsidP="00341C8D">
      <w:pPr>
        <w:ind w:firstLine="360"/>
      </w:pPr>
      <w:r>
        <w:tab/>
      </w:r>
      <w:bookmarkStart w:id="166" w:name="_Toc513899739"/>
      <w:r w:rsidRPr="006B6150">
        <w:rPr>
          <w:rStyle w:val="Heading3Char"/>
          <w:rFonts w:ascii="Arial" w:hAnsi="Arial" w:cs="Arial"/>
        </w:rPr>
        <w:t>Identify and Handle Missing Values</w:t>
      </w:r>
      <w:bookmarkEnd w:id="166"/>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70B62417" w:rsidR="00EB6216" w:rsidRDefault="00EB6216" w:rsidP="006B6150">
      <w:pPr>
        <w:ind w:firstLine="360"/>
      </w:pPr>
      <w:r>
        <w:t>But to be able to handle missing values, first we needed to identify them</w:t>
      </w:r>
      <w:r w:rsidR="0033306B">
        <w:t>, then replace them with the standard NAN values</w:t>
      </w:r>
      <w:r>
        <w:t>. Following figure (fig.2) shows how we managed to achieve that.</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582C3503" w:rsidR="00B656AB" w:rsidRPr="00B656AB" w:rsidRDefault="00EB6216" w:rsidP="00B656AB">
      <w:pPr>
        <w:pStyle w:val="Caption"/>
      </w:pPr>
      <w:r>
        <w:t xml:space="preserve">Figure </w:t>
      </w:r>
      <w:r w:rsidR="001A297D">
        <w:fldChar w:fldCharType="begin"/>
      </w:r>
      <w:r w:rsidR="001A297D">
        <w:instrText xml:space="preserve"> SEQ Figure \* ARABIC </w:instrText>
      </w:r>
      <w:r w:rsidR="001A297D">
        <w:fldChar w:fldCharType="separate"/>
      </w:r>
      <w:r w:rsidR="001D6332">
        <w:rPr>
          <w:noProof/>
        </w:rPr>
        <w:t>2</w:t>
      </w:r>
      <w:r w:rsidR="001A297D">
        <w:rPr>
          <w:noProof/>
        </w:rPr>
        <w:fldChar w:fldCharType="end"/>
      </w:r>
    </w:p>
    <w:p w14:paraId="458BCA36" w14:textId="1F5892AE" w:rsidR="006B6150" w:rsidRDefault="006B6150" w:rsidP="006B6150">
      <w:pPr>
        <w:ind w:firstLine="360"/>
      </w:pPr>
      <w:r>
        <w:lastRenderedPageBreak/>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36C77FEC" w:rsidR="007110F3" w:rsidRDefault="007110F3" w:rsidP="007110F3">
      <w:pPr>
        <w:pStyle w:val="Caption"/>
      </w:pPr>
      <w:r>
        <w:t xml:space="preserve">Figure </w:t>
      </w:r>
      <w:r w:rsidR="001A297D">
        <w:fldChar w:fldCharType="begin"/>
      </w:r>
      <w:r w:rsidR="001A297D">
        <w:instrText xml:space="preserve"> SEQ Figure \* ARABIC </w:instrText>
      </w:r>
      <w:r w:rsidR="001A297D">
        <w:fldChar w:fldCharType="separate"/>
      </w:r>
      <w:r w:rsidR="001D6332">
        <w:rPr>
          <w:noProof/>
        </w:rPr>
        <w:t>3</w:t>
      </w:r>
      <w:r w:rsidR="001A297D">
        <w:rPr>
          <w:noProof/>
        </w:rPr>
        <w:fldChar w:fldCharType="end"/>
      </w:r>
    </w:p>
    <w:p w14:paraId="5D255E01" w14:textId="7D943569" w:rsidR="007110F3" w:rsidRDefault="007110F3" w:rsidP="007110F3"/>
    <w:p w14:paraId="19508EFA" w14:textId="2B8B8D40" w:rsidR="00396428" w:rsidRDefault="002264F4" w:rsidP="00396428">
      <w:pPr>
        <w:keepNext/>
        <w:ind w:firstLine="720"/>
      </w:pPr>
      <w:r>
        <w:t>In some cases, we filled N/A values with</w:t>
      </w:r>
      <w:r w:rsidR="00FF4A28">
        <w:t xml:space="preserve"> the most frequent value, using</w:t>
      </w:r>
      <w:r>
        <w:t xml:space="preserve"> </w:t>
      </w:r>
      <w:proofErr w:type="gramStart"/>
      <w:r>
        <w:t>“.mode</w:t>
      </w:r>
      <w:proofErr w:type="gramEnd"/>
      <w:r>
        <w:t>”</w:t>
      </w:r>
      <w:r w:rsidR="00FF4A28">
        <w:t xml:space="preserve">, </w:t>
      </w:r>
      <w:r w:rsidR="00CB372E">
        <w:t xml:space="preserve">because histograms, like Figure </w:t>
      </w:r>
      <w:commentRangeStart w:id="167"/>
      <w:commentRangeStart w:id="168"/>
      <w:commentRangeStart w:id="169"/>
      <w:commentRangeStart w:id="170"/>
      <w:r w:rsidR="00CB372E">
        <w:t>x</w:t>
      </w:r>
      <w:commentRangeEnd w:id="167"/>
      <w:r w:rsidR="000C6126">
        <w:rPr>
          <w:rStyle w:val="CommentReference"/>
        </w:rPr>
        <w:commentReference w:id="167"/>
      </w:r>
      <w:commentRangeEnd w:id="168"/>
      <w:r w:rsidR="00E905E2">
        <w:rPr>
          <w:rStyle w:val="CommentReference"/>
        </w:rPr>
        <w:commentReference w:id="168"/>
      </w:r>
      <w:commentRangeEnd w:id="169"/>
      <w:r w:rsidR="009E0631">
        <w:rPr>
          <w:rStyle w:val="CommentReference"/>
        </w:rPr>
        <w:commentReference w:id="169"/>
      </w:r>
      <w:commentRangeEnd w:id="170"/>
      <w:r w:rsidR="00C61A65">
        <w:rPr>
          <w:rStyle w:val="CommentReference"/>
        </w:rPr>
        <w:commentReference w:id="170"/>
      </w:r>
      <w:r w:rsidR="00CB372E">
        <w:t>, showed us that the data in those columns was mostly composed of same value, thus</w:t>
      </w:r>
      <w:r w:rsidR="00BF197B">
        <w:t xml:space="preserve"> filling the missing values using “.mode” would result in a much smaller</w:t>
      </w:r>
      <w:r w:rsidR="00CB372E">
        <w:t xml:space="preserve"> impact on the analysis.</w:t>
      </w:r>
      <w:r w:rsidR="00FF4A28">
        <w:rPr>
          <w:noProof/>
        </w:rPr>
        <w:drawing>
          <wp:inline distT="0" distB="0" distL="0" distR="0" wp14:anchorId="24ED4435" wp14:editId="0B7CF14B">
            <wp:extent cx="5943600" cy="2158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8365"/>
                    </a:xfrm>
                    <a:prstGeom prst="rect">
                      <a:avLst/>
                    </a:prstGeom>
                  </pic:spPr>
                </pic:pic>
              </a:graphicData>
            </a:graphic>
          </wp:inline>
        </w:drawing>
      </w:r>
    </w:p>
    <w:p w14:paraId="39D1F04F" w14:textId="330C5A18" w:rsidR="007110F3" w:rsidRDefault="00396428" w:rsidP="00396428">
      <w:pPr>
        <w:pStyle w:val="Caption"/>
      </w:pPr>
      <w:r>
        <w:t xml:space="preserve">Figure </w:t>
      </w:r>
      <w:r w:rsidR="001A297D">
        <w:fldChar w:fldCharType="begin"/>
      </w:r>
      <w:r w:rsidR="001A297D">
        <w:instrText xml:space="preserve"> SEQ Figure \* ARABIC </w:instrText>
      </w:r>
      <w:r w:rsidR="001A297D">
        <w:fldChar w:fldCharType="separate"/>
      </w:r>
      <w:r w:rsidR="001D6332">
        <w:rPr>
          <w:noProof/>
        </w:rPr>
        <w:t>4</w:t>
      </w:r>
      <w:r w:rsidR="001A297D">
        <w:rPr>
          <w:noProof/>
        </w:rPr>
        <w:fldChar w:fldCharType="end"/>
      </w:r>
    </w:p>
    <w:p w14:paraId="25E8797E" w14:textId="20B0EF92" w:rsidR="00B55F26" w:rsidRDefault="00B55F26" w:rsidP="00B55F26">
      <w:pPr>
        <w:ind w:firstLine="360"/>
      </w:pPr>
      <w:r>
        <w:t>In other cases</w:t>
      </w:r>
      <w:r w:rsidR="00E52E78">
        <w:t xml:space="preserve">, where we didn’t want </w:t>
      </w:r>
      <w:r w:rsidR="00FF38EB">
        <w:t xml:space="preserve">the </w:t>
      </w:r>
      <w:r w:rsidR="00E52E78">
        <w:t xml:space="preserve">outliers to have a great impact on the analysis, we used </w:t>
      </w:r>
      <w:proofErr w:type="gramStart"/>
      <w:r w:rsidR="00E52E78">
        <w:t>“.median</w:t>
      </w:r>
      <w:proofErr w:type="gramEnd"/>
      <w:r w:rsidR="00E52E78">
        <w:t>”</w:t>
      </w:r>
      <w:r w:rsidR="00CB372E">
        <w:t>.</w:t>
      </w:r>
    </w:p>
    <w:p w14:paraId="230E1B61" w14:textId="77777777" w:rsidR="00396428" w:rsidRDefault="00E52E78" w:rsidP="00396428">
      <w:pPr>
        <w:keepNext/>
        <w:ind w:firstLine="360"/>
      </w:pPr>
      <w:r>
        <w:rPr>
          <w:noProof/>
        </w:rPr>
        <w:drawing>
          <wp:inline distT="0" distB="0" distL="0" distR="0" wp14:anchorId="770F5E83" wp14:editId="23A9ACD2">
            <wp:extent cx="5619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638175"/>
                    </a:xfrm>
                    <a:prstGeom prst="rect">
                      <a:avLst/>
                    </a:prstGeom>
                  </pic:spPr>
                </pic:pic>
              </a:graphicData>
            </a:graphic>
          </wp:inline>
        </w:drawing>
      </w:r>
    </w:p>
    <w:p w14:paraId="36CC798B" w14:textId="10AD1F98" w:rsidR="00673639" w:rsidRDefault="00396428" w:rsidP="00396428">
      <w:pPr>
        <w:pStyle w:val="Caption"/>
        <w:rPr>
          <w:noProof/>
        </w:rPr>
      </w:pPr>
      <w:r>
        <w:t xml:space="preserve">Figure </w:t>
      </w:r>
      <w:commentRangeStart w:id="171"/>
      <w:commentRangeStart w:id="172"/>
      <w:r w:rsidR="00C53AF1">
        <w:fldChar w:fldCharType="begin"/>
      </w:r>
      <w:r w:rsidR="00C53AF1">
        <w:instrText xml:space="preserve"> SEQ Figure \* ARABIC </w:instrText>
      </w:r>
      <w:r w:rsidR="00C53AF1">
        <w:fldChar w:fldCharType="separate"/>
      </w:r>
      <w:r w:rsidR="001D6332">
        <w:rPr>
          <w:noProof/>
        </w:rPr>
        <w:t>5</w:t>
      </w:r>
      <w:r w:rsidR="00C53AF1">
        <w:rPr>
          <w:noProof/>
        </w:rPr>
        <w:fldChar w:fldCharType="end"/>
      </w:r>
      <w:commentRangeEnd w:id="171"/>
      <w:r w:rsidR="00DE0BDF">
        <w:rPr>
          <w:rStyle w:val="CommentReference"/>
          <w:i w:val="0"/>
          <w:iCs w:val="0"/>
          <w:color w:val="auto"/>
        </w:rPr>
        <w:commentReference w:id="171"/>
      </w:r>
      <w:commentRangeEnd w:id="172"/>
    </w:p>
    <w:p w14:paraId="2A61B5DC" w14:textId="715F06AF" w:rsidR="00E52E78" w:rsidRDefault="00C55DA2" w:rsidP="00785CFB">
      <w:pPr>
        <w:ind w:firstLine="360"/>
      </w:pPr>
      <w:r>
        <w:rPr>
          <w:noProof/>
        </w:rPr>
        <w:lastRenderedPageBreak/>
        <mc:AlternateContent>
          <mc:Choice Requires="wps">
            <w:drawing>
              <wp:anchor distT="0" distB="0" distL="114300" distR="114300" simplePos="0" relativeHeight="251678720" behindDoc="0" locked="0" layoutInCell="1" allowOverlap="1" wp14:anchorId="784C9897" wp14:editId="151D1677">
                <wp:simplePos x="0" y="0"/>
                <wp:positionH relativeFrom="page">
                  <wp:posOffset>922020</wp:posOffset>
                </wp:positionH>
                <wp:positionV relativeFrom="paragraph">
                  <wp:posOffset>2214880</wp:posOffset>
                </wp:positionV>
                <wp:extent cx="617220" cy="129540"/>
                <wp:effectExtent l="0" t="0" r="0" b="3810"/>
                <wp:wrapThrough wrapText="bothSides">
                  <wp:wrapPolygon edited="0">
                    <wp:start x="0" y="0"/>
                    <wp:lineTo x="0" y="19059"/>
                    <wp:lineTo x="20667" y="19059"/>
                    <wp:lineTo x="2066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17220" cy="129540"/>
                        </a:xfrm>
                        <a:prstGeom prst="rect">
                          <a:avLst/>
                        </a:prstGeom>
                        <a:solidFill>
                          <a:prstClr val="white"/>
                        </a:solidFill>
                        <a:ln>
                          <a:noFill/>
                        </a:ln>
                      </wps:spPr>
                      <wps:txbx>
                        <w:txbxContent>
                          <w:p w14:paraId="15084264" w14:textId="7D0E545A" w:rsidR="00C84137" w:rsidRPr="008D7114" w:rsidRDefault="00C84137" w:rsidP="00C55DA2">
                            <w:pPr>
                              <w:pStyle w:val="Caption"/>
                              <w:rPr>
                                <w:noProof/>
                                <w:sz w:val="24"/>
                                <w:szCs w:val="24"/>
                              </w:rPr>
                            </w:pPr>
                            <w:r>
                              <w:t xml:space="preserve">Figure </w:t>
                            </w:r>
                            <w:r w:rsidR="001A297D">
                              <w:fldChar w:fldCharType="begin"/>
                            </w:r>
                            <w:r w:rsidR="001A297D">
                              <w:instrText xml:space="preserve"> SEQ Figure \* ARABIC </w:instrText>
                            </w:r>
                            <w:r w:rsidR="001A297D">
                              <w:fldChar w:fldCharType="separate"/>
                            </w:r>
                            <w:r w:rsidR="001D6332">
                              <w:rPr>
                                <w:noProof/>
                              </w:rPr>
                              <w:t>6</w:t>
                            </w:r>
                            <w:r w:rsidR="001A297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C9897" id="_x0000_t202" coordsize="21600,21600" o:spt="202" path="m,l,21600r21600,l21600,xe">
                <v:stroke joinstyle="miter"/>
                <v:path gradientshapeok="t" o:connecttype="rect"/>
              </v:shapetype>
              <v:shape id="Text Box 25" o:spid="_x0000_s1026" type="#_x0000_t202" style="position:absolute;left:0;text-align:left;margin-left:72.6pt;margin-top:174.4pt;width:48.6pt;height:1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9ELwIAAGEEAAAOAAAAZHJzL2Uyb0RvYy54bWysVMGO2yAQvVfqPyDujRO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" stroked="f">
                <v:textbox inset="0,0,0,0">
                  <w:txbxContent>
                    <w:p w14:paraId="15084264" w14:textId="7D0E545A" w:rsidR="00C84137" w:rsidRPr="008D7114" w:rsidRDefault="00C84137" w:rsidP="00C55DA2">
                      <w:pPr>
                        <w:pStyle w:val="Caption"/>
                        <w:rPr>
                          <w:noProof/>
                          <w:sz w:val="24"/>
                          <w:szCs w:val="24"/>
                        </w:rPr>
                      </w:pPr>
                      <w:r>
                        <w:t xml:space="preserve">Figure </w:t>
                      </w:r>
                      <w:r w:rsidR="001A297D">
                        <w:fldChar w:fldCharType="begin"/>
                      </w:r>
                      <w:r w:rsidR="001A297D">
                        <w:instrText xml:space="preserve"> SEQ Figure \* ARABIC </w:instrText>
                      </w:r>
                      <w:r w:rsidR="001A297D">
                        <w:fldChar w:fldCharType="separate"/>
                      </w:r>
                      <w:r w:rsidR="001D6332">
                        <w:rPr>
                          <w:noProof/>
                        </w:rPr>
                        <w:t>6</w:t>
                      </w:r>
                      <w:r w:rsidR="001A297D">
                        <w:rPr>
                          <w:noProof/>
                        </w:rPr>
                        <w:fldChar w:fldCharType="end"/>
                      </w:r>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B58250A">
            <wp:simplePos x="0" y="0"/>
            <wp:positionH relativeFrom="column">
              <wp:posOffset>-53340</wp:posOffset>
            </wp:positionH>
            <wp:positionV relativeFrom="paragraph">
              <wp:posOffset>423545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673639">
        <w:t>Columns, that store information like: precipitation, aircraft</w:t>
      </w:r>
      <w:r w:rsidR="00785CFB">
        <w:t xml:space="preserve"> type or costs, required a much more complex approach.</w:t>
      </w:r>
      <w:r w:rsidR="00B150C7">
        <w:rPr>
          <w:rStyle w:val="CommentReference"/>
          <w:i/>
          <w:iCs/>
        </w:rPr>
        <w:commentReference w:id="172"/>
      </w:r>
    </w:p>
    <w:p w14:paraId="7D4092E0" w14:textId="71609EFB" w:rsidR="00C55DA2" w:rsidRPr="007110F3" w:rsidRDefault="00FE5352" w:rsidP="00FE5352">
      <w:r>
        <w:t>Figure 6 shows how those “needy” column’s N/A values were dealt with, using another column’s information. First, the “helping” column was divided into several groups</w:t>
      </w:r>
      <w:r w:rsidR="00600C91">
        <w:t>, then each group was examined and the value that appeared the most was used to fill in the unknown. Since every flight (row) had both “SKY” and “PRECIP” and since we now know the most common precipitation value for each SKY group, filling in the N/A did not represent as much of a problem anymore.</w:t>
      </w:r>
    </w:p>
    <w:p w14:paraId="0DE6A001" w14:textId="063A7A62" w:rsidR="007110F3" w:rsidRDefault="007110F3" w:rsidP="007110F3">
      <w:pPr>
        <w:ind w:firstLine="360"/>
      </w:pPr>
      <w:r>
        <w:t>Some columns had to be dropped</w:t>
      </w:r>
      <w:r w:rsidR="00942910">
        <w:t xml:space="preserve"> </w:t>
      </w:r>
      <w:r w:rsidR="001A5B56">
        <w:t>altogether</w:t>
      </w:r>
      <w:r>
        <w:t>, simply because were consisting of mostly N/A values and would bring little to no benefits in the next phases.</w:t>
      </w:r>
    </w:p>
    <w:p w14:paraId="3BEA1571" w14:textId="5C1CA9FD" w:rsidR="00341C8D" w:rsidRDefault="006B6150" w:rsidP="00341C8D">
      <w:pPr>
        <w:ind w:firstLine="360"/>
      </w:pPr>
      <w:r>
        <w:tab/>
      </w:r>
      <w:bookmarkStart w:id="173" w:name="_Toc513899740"/>
      <w:r w:rsidR="00341C8D" w:rsidRPr="006B6150">
        <w:rPr>
          <w:rStyle w:val="Heading3Char"/>
          <w:rFonts w:ascii="Arial" w:hAnsi="Arial" w:cs="Arial"/>
        </w:rPr>
        <w:t>Data Formatting</w:t>
      </w:r>
      <w:bookmarkEnd w:id="173"/>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700BE03D" w:rsidR="007F1F2D" w:rsidRDefault="007F1F2D" w:rsidP="00341C8D">
      <w:pPr>
        <w:ind w:firstLine="360"/>
      </w:pPr>
      <w:r>
        <w:t xml:space="preserve">Since we loaded the datasets into </w:t>
      </w:r>
      <w:proofErr w:type="spellStart"/>
      <w:r>
        <w:t>dataframes</w:t>
      </w:r>
      <w:proofErr w:type="spellEnd"/>
      <w:r>
        <w:t>, using special column types (Fig. Y), there was little to no additional work needed in this part.</w:t>
      </w:r>
    </w:p>
    <w:p w14:paraId="1E4573A2" w14:textId="12CCA4A1" w:rsidR="00341C8D" w:rsidRDefault="00341C8D" w:rsidP="00341C8D">
      <w:pPr>
        <w:ind w:firstLine="360"/>
      </w:pPr>
      <w:r>
        <w:tab/>
      </w:r>
      <w:bookmarkStart w:id="174" w:name="_Toc513899741"/>
      <w:r w:rsidRPr="00DB6C02">
        <w:rPr>
          <w:rStyle w:val="Heading3Char"/>
          <w:rFonts w:ascii="Arial" w:hAnsi="Arial" w:cs="Arial"/>
        </w:rPr>
        <w:t>Data Normalization</w:t>
      </w:r>
      <w:bookmarkEnd w:id="174"/>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71F35333" w:rsidR="00541B0C" w:rsidRDefault="00541B0C" w:rsidP="00341C8D">
      <w:pPr>
        <w:ind w:firstLine="360"/>
      </w:pPr>
      <w:commentRangeStart w:id="175"/>
      <w:commentRangeStart w:id="176"/>
      <w:commentRangeStart w:id="177"/>
      <w:commentRangeStart w:id="178"/>
      <w:r>
        <w:t>One of the more important parts in this section, was making sure all the date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commentRangeEnd w:id="175"/>
      <w:r w:rsidR="00775127">
        <w:rPr>
          <w:rStyle w:val="CommentReference"/>
        </w:rPr>
        <w:commentReference w:id="175"/>
      </w:r>
      <w:commentRangeEnd w:id="176"/>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r w:rsidR="00BF197B">
        <w:rPr>
          <w:rStyle w:val="CommentReference"/>
        </w:rPr>
        <w:commentReference w:id="176"/>
      </w:r>
      <w:commentRangeEnd w:id="177"/>
      <w:r w:rsidR="003A646F">
        <w:rPr>
          <w:rStyle w:val="CommentReference"/>
        </w:rPr>
        <w:commentReference w:id="177"/>
      </w:r>
      <w:commentRangeEnd w:id="178"/>
      <w:r w:rsidR="00EF008E">
        <w:rPr>
          <w:rStyle w:val="CommentReference"/>
        </w:rPr>
        <w:commentReference w:id="178"/>
      </w:r>
    </w:p>
    <w:p w14:paraId="70DC5C7C" w14:textId="151E79AE" w:rsidR="00544615" w:rsidRDefault="00544615" w:rsidP="00341C8D">
      <w:pPr>
        <w:ind w:firstLine="360"/>
      </w:pPr>
      <w:r>
        <w:t xml:space="preserve">Another important part of this section, was making sure the airport names are not misspelled or wrongly typed in any way, shape of form, which we achieved by checking </w:t>
      </w:r>
      <w:r>
        <w:lastRenderedPageBreak/>
        <w:t xml:space="preserve">all the values within the column and </w:t>
      </w:r>
      <w:proofErr w:type="gramStart"/>
      <w:r>
        <w:t>“.replace</w:t>
      </w:r>
      <w:proofErr w:type="gramEnd"/>
      <w:r>
        <w:t>” the wrong values with the appropriate ones.</w:t>
      </w:r>
    </w:p>
    <w:p w14:paraId="6971D0AF" w14:textId="11A298E1" w:rsidR="00341C8D" w:rsidRDefault="00564396" w:rsidP="000E620E">
      <w:pPr>
        <w:ind w:firstLine="360"/>
      </w:pPr>
      <w:commentRangeStart w:id="179"/>
      <w:commentRangeStart w:id="180"/>
      <w:commentRangeStart w:id="181"/>
      <w:commentRangeStart w:id="182"/>
      <w:r>
        <w:t>Last, but not least, dropping the unusable columns, such as “</w:t>
      </w:r>
      <w:proofErr w:type="spellStart"/>
      <w:r>
        <w:t>reported_title</w:t>
      </w:r>
      <w:proofErr w:type="spellEnd"/>
      <w:r>
        <w:t xml:space="preserve">, </w:t>
      </w:r>
      <w:proofErr w:type="spellStart"/>
      <w:r>
        <w:t>reported_name</w:t>
      </w:r>
      <w:proofErr w:type="spellEnd"/>
      <w:r>
        <w:t xml:space="preserve">, eng_2_pos, </w:t>
      </w:r>
      <w:proofErr w:type="spellStart"/>
      <w:r>
        <w:t>etc</w:t>
      </w:r>
      <w:proofErr w:type="spellEnd"/>
      <w:r>
        <w:t xml:space="preserve">” and other columns which contained duplicate </w:t>
      </w:r>
      <w:proofErr w:type="gramStart"/>
      <w:r>
        <w:t>data(</w:t>
      </w:r>
      <w:proofErr w:type="gramEnd"/>
      <w:r>
        <w:t xml:space="preserve">was already stored in another column) or </w:t>
      </w:r>
      <w:r w:rsidR="002A41C1">
        <w:t xml:space="preserve">columns that contained data, not relevant </w:t>
      </w:r>
      <w:commentRangeStart w:id="183"/>
      <w:commentRangeStart w:id="184"/>
      <w:commentRangeStart w:id="185"/>
      <w:commentRangeStart w:id="186"/>
      <w:r w:rsidR="002A41C1">
        <w:t>to the purpose of this project.</w:t>
      </w:r>
      <w:commentRangeEnd w:id="179"/>
      <w:r w:rsidR="00775127">
        <w:rPr>
          <w:rStyle w:val="CommentReference"/>
        </w:rPr>
        <w:commentReference w:id="179"/>
      </w:r>
      <w:commentRangeEnd w:id="180"/>
      <w:commentRangeEnd w:id="183"/>
      <w:commentRangeEnd w:id="184"/>
      <w:commentRangeEnd w:id="185"/>
      <w:commentRangeEnd w:id="186"/>
      <w:r w:rsidR="00B70458">
        <w:rPr>
          <w:rStyle w:val="CommentReference"/>
        </w:rPr>
        <w:commentReference w:id="180"/>
      </w:r>
      <w:commentRangeEnd w:id="181"/>
      <w:r w:rsidR="003A646F">
        <w:rPr>
          <w:rStyle w:val="CommentReference"/>
        </w:rPr>
        <w:commentReference w:id="181"/>
      </w:r>
      <w:commentRangeEnd w:id="182"/>
      <w:r w:rsidR="00DF2543">
        <w:rPr>
          <w:rStyle w:val="CommentReference"/>
        </w:rPr>
        <w:commentReference w:id="182"/>
      </w:r>
      <w:r w:rsidR="0041640B">
        <w:rPr>
          <w:rStyle w:val="CommentReference"/>
        </w:rPr>
        <w:commentReference w:id="183"/>
      </w:r>
      <w:r w:rsidR="00B70458">
        <w:rPr>
          <w:rStyle w:val="CommentReference"/>
        </w:rPr>
        <w:commentReference w:id="184"/>
      </w:r>
      <w:r w:rsidR="003A646F">
        <w:rPr>
          <w:rStyle w:val="CommentReference"/>
        </w:rPr>
        <w:commentReference w:id="185"/>
      </w:r>
      <w:r w:rsidR="00481EC3">
        <w:rPr>
          <w:rStyle w:val="CommentReference"/>
        </w:rPr>
        <w:commentReference w:id="186"/>
      </w:r>
      <w:commentRangeStart w:id="187"/>
      <w:commentRangeStart w:id="188"/>
      <w:commentRangeStart w:id="189"/>
      <w:commentRangeStart w:id="190"/>
    </w:p>
    <w:p w14:paraId="6CBEE417" w14:textId="03FF1A49" w:rsidR="00341C8D" w:rsidRPr="00341C8D" w:rsidRDefault="00341C8D" w:rsidP="00341C8D">
      <w:pPr>
        <w:ind w:firstLine="360"/>
      </w:pPr>
      <w:r>
        <w:tab/>
      </w:r>
      <w:r w:rsidR="00956F16">
        <w:t>-</w:t>
      </w:r>
      <w:r w:rsidRPr="00956F16">
        <w:rPr>
          <w:rStyle w:val="Heading3Char"/>
          <w:rFonts w:ascii="Arial" w:hAnsi="Arial" w:cs="Arial"/>
        </w:rPr>
        <w:t>Indicator variables or dummy variables</w:t>
      </w:r>
      <w:r>
        <w:t xml:space="preserve"> (columns that hold only LABEL info, not real data; ex: gas-type is a label, not real data)</w:t>
      </w:r>
      <w:commentRangeEnd w:id="187"/>
      <w:r w:rsidR="00F55F18">
        <w:rPr>
          <w:rStyle w:val="CommentReference"/>
        </w:rPr>
        <w:commentReference w:id="187"/>
      </w:r>
      <w:commentRangeEnd w:id="188"/>
      <w:r w:rsidR="00A22127">
        <w:rPr>
          <w:rStyle w:val="CommentReference"/>
        </w:rPr>
        <w:commentReference w:id="188"/>
      </w:r>
      <w:commentRangeEnd w:id="189"/>
      <w:r w:rsidR="003A646F">
        <w:rPr>
          <w:rStyle w:val="CommentReference"/>
        </w:rPr>
        <w:commentReference w:id="189"/>
      </w:r>
      <w:commentRangeEnd w:id="190"/>
      <w:r w:rsidR="008B4E25">
        <w:rPr>
          <w:rStyle w:val="CommentReference"/>
        </w:rPr>
        <w:commentReference w:id="190"/>
      </w:r>
    </w:p>
    <w:p w14:paraId="05F558E8" w14:textId="4CA0D1CE" w:rsidR="007207EC" w:rsidRDefault="00175327" w:rsidP="007207EC">
      <w:pPr>
        <w:pStyle w:val="Heading2"/>
        <w:numPr>
          <w:ilvl w:val="0"/>
          <w:numId w:val="5"/>
        </w:numPr>
        <w:rPr>
          <w:ins w:id="191" w:author="Andrei-Eugen Birta" w:date="2018-05-12T14:50:00Z"/>
          <w:rFonts w:ascii="Arial" w:hAnsi="Arial" w:cs="Arial"/>
          <w:sz w:val="24"/>
          <w:szCs w:val="24"/>
        </w:rPr>
      </w:pPr>
      <w:bookmarkStart w:id="192" w:name="_Toc513899742"/>
      <w:r w:rsidRPr="00B15178">
        <w:rPr>
          <w:rFonts w:ascii="Arial" w:hAnsi="Arial" w:cs="Arial"/>
          <w:sz w:val="24"/>
          <w:szCs w:val="24"/>
        </w:rPr>
        <w:t>Descriptive Analysis</w:t>
      </w:r>
      <w:bookmarkEnd w:id="192"/>
    </w:p>
    <w:p w14:paraId="509DA407" w14:textId="5457B7DD" w:rsidR="0043552B" w:rsidRPr="0043552B" w:rsidRDefault="0043552B" w:rsidP="00877214">
      <w:pPr>
        <w:ind w:firstLine="360"/>
        <w:rPr>
          <w:rPrChange w:id="193" w:author="Andrei-Eugen Birta" w:date="2018-05-12T14:50:00Z">
            <w:rPr>
              <w:rFonts w:ascii="Arial" w:hAnsi="Arial" w:cs="Arial"/>
              <w:sz w:val="24"/>
              <w:szCs w:val="24"/>
            </w:rPr>
          </w:rPrChange>
        </w:rPr>
        <w:pPrChange w:id="194" w:author="Andrei-Eugen Birta" w:date="2018-05-12T14:53:00Z">
          <w:pPr>
            <w:pStyle w:val="Heading2"/>
            <w:numPr>
              <w:numId w:val="5"/>
            </w:numPr>
            <w:ind w:left="720" w:hanging="360"/>
          </w:pPr>
        </w:pPrChange>
      </w:pPr>
      <w:ins w:id="195" w:author="Andrei-Eugen Birta" w:date="2018-05-12T14:50:00Z">
        <w:r>
          <w:t xml:space="preserve">Descriptive analysis is the part in a big data project, where the Data scientist </w:t>
        </w:r>
        <w:proofErr w:type="gramStart"/>
        <w:r>
          <w:t>takes a look</w:t>
        </w:r>
        <w:proofErr w:type="gramEnd"/>
        <w:r>
          <w:t xml:space="preserve"> at the </w:t>
        </w:r>
      </w:ins>
      <w:ins w:id="196" w:author="Andrei-Eugen Birta" w:date="2018-05-12T14:51:00Z">
        <w:r>
          <w:t>archived</w:t>
        </w:r>
      </w:ins>
      <w:ins w:id="197" w:author="Andrei-Eugen Birta" w:date="2018-05-12T14:50:00Z">
        <w:r>
          <w:t xml:space="preserve"> data</w:t>
        </w:r>
      </w:ins>
      <w:ins w:id="198" w:author="Andrei-Eugen Birta" w:date="2018-05-12T14:51:00Z">
        <w:r>
          <w:t xml:space="preserve"> and makes sense out of it. He analyzes it, creates charts and figures, that would ultimately lead him and all concerned parties, into achieving their </w:t>
        </w:r>
        <w:proofErr w:type="gramStart"/>
        <w:r>
          <w:t>ultimate goal</w:t>
        </w:r>
        <w:proofErr w:type="gramEnd"/>
        <w:r>
          <w:t xml:space="preserve">. In our case, </w:t>
        </w:r>
      </w:ins>
      <w:ins w:id="199" w:author="Andrei-Eugen Birta" w:date="2018-05-12T14:52:00Z">
        <w:r>
          <w:t>trying to reduce or down right stop future collisions between aircrafts and wildlife.</w:t>
        </w:r>
      </w:ins>
    </w:p>
    <w:p w14:paraId="11C59F79" w14:textId="587D106E" w:rsidR="00334D2B" w:rsidRDefault="00311D6E" w:rsidP="00334D2B">
      <w:del w:id="200" w:author="Andrei-Eugen Birta" w:date="2018-05-12T14:53:00Z">
        <w:r w:rsidDel="00471BDB">
          <w:delText>W</w:delText>
        </w:r>
      </w:del>
      <w:ins w:id="201" w:author="Andrei-Eugen Birta" w:date="2018-05-12T14:53:00Z">
        <w:r w:rsidR="00471BDB">
          <w:t>So, w</w:t>
        </w:r>
      </w:ins>
      <w:r>
        <w:t>hat can we see from previous events?</w:t>
      </w:r>
    </w:p>
    <w:p w14:paraId="70E29143" w14:textId="78B0BE33"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7824A135" w:rsidR="00C84137" w:rsidRPr="002435A8" w:rsidRDefault="00C84137" w:rsidP="00B8513C">
                            <w:pPr>
                              <w:pStyle w:val="Caption"/>
                              <w:rPr>
                                <w:noProof/>
                                <w:sz w:val="24"/>
                                <w:szCs w:val="24"/>
                              </w:rPr>
                            </w:pPr>
                            <w:r>
                              <w:t xml:space="preserve">Figure </w:t>
                            </w:r>
                            <w:r w:rsidR="001A297D">
                              <w:fldChar w:fldCharType="begin"/>
                            </w:r>
                            <w:r w:rsidR="001A297D">
                              <w:instrText xml:space="preserve"> SEQ Figure \* ARABIC </w:instrText>
                            </w:r>
                            <w:r w:rsidR="001A297D">
                              <w:fldChar w:fldCharType="separate"/>
                            </w:r>
                            <w:r w:rsidR="001D6332">
                              <w:rPr>
                                <w:noProof/>
                              </w:rPr>
                              <w:t>7</w:t>
                            </w:r>
                            <w:r w:rsidR="001A297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7"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8ALQ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" stroked="f">
                <v:textbox style="mso-fit-shape-to-text:t" inset="0,0,0,0">
                  <w:txbxContent>
                    <w:p w14:paraId="1F7F4468" w14:textId="7824A135" w:rsidR="00C84137" w:rsidRPr="002435A8" w:rsidRDefault="00C84137" w:rsidP="00B8513C">
                      <w:pPr>
                        <w:pStyle w:val="Caption"/>
                        <w:rPr>
                          <w:noProof/>
                          <w:sz w:val="24"/>
                          <w:szCs w:val="24"/>
                        </w:rPr>
                      </w:pPr>
                      <w:r>
                        <w:t xml:space="preserve">Figure </w:t>
                      </w:r>
                      <w:r w:rsidR="001A297D">
                        <w:fldChar w:fldCharType="begin"/>
                      </w:r>
                      <w:r w:rsidR="001A297D">
                        <w:instrText xml:space="preserve"> SEQ Figure \* ARABIC </w:instrText>
                      </w:r>
                      <w:r w:rsidR="001A297D">
                        <w:fldChar w:fldCharType="separate"/>
                      </w:r>
                      <w:r w:rsidR="001D6332">
                        <w:rPr>
                          <w:noProof/>
                        </w:rPr>
                        <w:t>7</w:t>
                      </w:r>
                      <w:r w:rsidR="001A297D">
                        <w:rPr>
                          <w:noProof/>
                        </w:rPr>
                        <w:fldChar w:fldCharType="end"/>
                      </w:r>
                    </w:p>
                  </w:txbxContent>
                </v:textbox>
                <w10:wrap type="through"/>
              </v:shape>
            </w:pict>
          </mc:Fallback>
        </mc:AlternateContent>
      </w:r>
      <w:r w:rsidR="005F772A">
        <w:t>Certain things can be observed from the datasets we have acquired,</w:t>
      </w:r>
      <w:r w:rsidR="008F217D">
        <w:t xml:space="preserve"> the following picture(Fig.7</w:t>
      </w:r>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173A7AFE" w:rsidR="00B8513C" w:rsidRDefault="00E112BB" w:rsidP="00E112BB">
      <w:pPr>
        <w:ind w:firstLine="360"/>
      </w:pPr>
      <w:r>
        <w:t xml:space="preserve">We can also observe a seasonal pattern, </w:t>
      </w:r>
      <w:r w:rsidR="00923BEC">
        <w:t>Figure 8</w:t>
      </w:r>
      <w:r w:rsidR="000E620E">
        <w:t xml:space="preserve"> is a combination of data </w:t>
      </w:r>
      <w:proofErr w:type="gramStart"/>
      <w:r w:rsidR="000E620E">
        <w:t>from(</w:t>
      </w:r>
      <w:proofErr w:type="gramEnd"/>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casualties, be it </w:t>
      </w:r>
      <w:proofErr w:type="gramStart"/>
      <w:r w:rsidR="00524420">
        <w:t>fatality(</w:t>
      </w:r>
      <w:proofErr w:type="gramEnd"/>
      <w:r w:rsidR="00524420">
        <w:t>represented in black) or simple injuries (represented in green)</w:t>
      </w:r>
      <w:r w:rsidR="00C65308">
        <w:t xml:space="preserve">, stays the same, and in case of fatalities, is well </w:t>
      </w:r>
      <w:proofErr w:type="spellStart"/>
      <w:r w:rsidR="00C65308">
        <w:t>bellow</w:t>
      </w:r>
      <w:proofErr w:type="spellEnd"/>
      <w:r w:rsidR="00C65308">
        <w:t xml:space="preserve"> average.</w:t>
      </w:r>
    </w:p>
    <w:p w14:paraId="13F50043" w14:textId="389788BD" w:rsidR="00E112BB" w:rsidRDefault="00E112BB" w:rsidP="00334D2B">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5B79D7F5" w:rsidR="00C84137" w:rsidRPr="009E35E2" w:rsidRDefault="00C84137" w:rsidP="00E112BB">
                            <w:pPr>
                              <w:pStyle w:val="Caption"/>
                              <w:rPr>
                                <w:noProof/>
                                <w:sz w:val="24"/>
                                <w:szCs w:val="24"/>
                              </w:rPr>
                            </w:pPr>
                            <w:r>
                              <w:t xml:space="preserve">Figure </w:t>
                            </w:r>
                            <w:r w:rsidR="001A297D">
                              <w:fldChar w:fldCharType="begin"/>
                            </w:r>
                            <w:r w:rsidR="001A297D">
                              <w:instrText xml:space="preserve"> SEQ Figure \* ARABIC </w:instrText>
                            </w:r>
                            <w:r w:rsidR="001A297D">
                              <w:fldChar w:fldCharType="separate"/>
                            </w:r>
                            <w:r w:rsidR="001D6332">
                              <w:rPr>
                                <w:noProof/>
                              </w:rPr>
                              <w:t>8</w:t>
                            </w:r>
                            <w:r w:rsidR="001A297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28"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nVLQ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RE6nVLQIAAGYEAAAOAAAAAAAAAAAAAAAAAC4C&#10;AABkcnMvZTJvRG9jLnhtbFBLAQItABQABgAIAAAAIQDD8dTo4gAAAAwBAAAPAAAAAAAAAAAAAAAA&#10;AIcEAABkcnMvZG93bnJldi54bWxQSwUGAAAAAAQABADzAAAAlgUAAAAA&#10;" stroked="f">
                <v:textbox style="mso-fit-shape-to-text:t" inset="0,0,0,0">
                  <w:txbxContent>
                    <w:p w14:paraId="614DFE2D" w14:textId="5B79D7F5" w:rsidR="00C84137" w:rsidRPr="009E35E2" w:rsidRDefault="00C84137" w:rsidP="00E112BB">
                      <w:pPr>
                        <w:pStyle w:val="Caption"/>
                        <w:rPr>
                          <w:noProof/>
                          <w:sz w:val="24"/>
                          <w:szCs w:val="24"/>
                        </w:rPr>
                      </w:pPr>
                      <w:r>
                        <w:t xml:space="preserve">Figure </w:t>
                      </w:r>
                      <w:r w:rsidR="001A297D">
                        <w:fldChar w:fldCharType="begin"/>
                      </w:r>
                      <w:r w:rsidR="001A297D">
                        <w:instrText xml:space="preserve"> SEQ Figure \* ARABIC </w:instrText>
                      </w:r>
                      <w:r w:rsidR="001A297D">
                        <w:fldChar w:fldCharType="separate"/>
                      </w:r>
                      <w:r w:rsidR="001D6332">
                        <w:rPr>
                          <w:noProof/>
                        </w:rPr>
                        <w:t>8</w:t>
                      </w:r>
                      <w:r w:rsidR="001A297D">
                        <w:rPr>
                          <w:noProof/>
                        </w:rPr>
                        <w:fldChar w:fldCharType="end"/>
                      </w:r>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Figure 9</w:t>
      </w:r>
      <w:r w:rsidR="007A3908">
        <w:t>, shows us that most</w:t>
      </w:r>
      <w:r w:rsidR="00B60F11">
        <w:t xml:space="preserve"> (more than 50%)</w:t>
      </w:r>
      <w:r w:rsidR="007A3908">
        <w:t xml:space="preserve"> of the collisions happened at 50 </w:t>
      </w:r>
      <w:proofErr w:type="gramStart"/>
      <w:r w:rsidR="007A3908">
        <w:t>feet(</w:t>
      </w:r>
      <w:proofErr w:type="gramEnd"/>
      <w:r w:rsidR="007A3908">
        <w:t xml:space="preserve">~16 meters) or less, meaning that most collisions happened before or during take-off. </w:t>
      </w:r>
      <w:r w:rsidR="0047719E">
        <w:t>This fact only accentuates the importance of this case and how much of an impact a collision has, even though it happens at ground level.</w:t>
      </w:r>
    </w:p>
    <w:p w14:paraId="099FDBE0" w14:textId="23CEA04C" w:rsidR="00A37A02" w:rsidRDefault="00A37A02" w:rsidP="00334D2B"/>
    <w:p w14:paraId="48E85368" w14:textId="13D4A7C8" w:rsidR="00A37A02" w:rsidRDefault="00A37A02" w:rsidP="00334D2B"/>
    <w:p w14:paraId="603565D1" w14:textId="7B8FEBAC"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B6A69C4" w14:textId="1B9C8CD3" w:rsidR="00BF0747" w:rsidRDefault="00FE379E" w:rsidP="00334D2B">
      <w:r>
        <w:rPr>
          <w:noProof/>
        </w:rPr>
        <w:lastRenderedPageBreak/>
        <mc:AlternateContent>
          <mc:Choice Requires="wps">
            <w:drawing>
              <wp:anchor distT="0" distB="0" distL="114300" distR="114300" simplePos="0" relativeHeight="251675648" behindDoc="0" locked="0" layoutInCell="1" allowOverlap="1" wp14:anchorId="3DDF9AB7" wp14:editId="68C4FD88">
                <wp:simplePos x="0" y="0"/>
                <wp:positionH relativeFrom="column">
                  <wp:posOffset>0</wp:posOffset>
                </wp:positionH>
                <wp:positionV relativeFrom="paragraph">
                  <wp:posOffset>7696200</wp:posOffset>
                </wp:positionV>
                <wp:extent cx="59436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31DEB95B" w:rsidR="00C84137" w:rsidRPr="003E0B77" w:rsidRDefault="00C84137" w:rsidP="00FE379E">
                            <w:pPr>
                              <w:pStyle w:val="Caption"/>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9AB7" id="Text Box 20" o:spid="_x0000_s1029" type="#_x0000_t202" style="position:absolute;margin-left:0;margin-top:60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N4LwIAAGY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" stroked="f">
                <v:textbox style="mso-fit-shape-to-text:t" inset="0,0,0,0">
                  <w:txbxContent>
                    <w:p w14:paraId="2F84EE9C" w14:textId="31DEB95B" w:rsidR="00C84137" w:rsidRPr="003E0B77" w:rsidRDefault="00C84137" w:rsidP="00FE379E">
                      <w:pPr>
                        <w:pStyle w:val="Caption"/>
                        <w:rPr>
                          <w:noProof/>
                          <w:sz w:val="24"/>
                          <w:szCs w:val="24"/>
                        </w:rPr>
                      </w:pPr>
                      <w:r>
                        <w:t>Figure 10</w:t>
                      </w:r>
                    </w:p>
                  </w:txbxContent>
                </v:textbox>
                <w10:wrap type="through"/>
              </v:shape>
            </w:pict>
          </mc:Fallback>
        </mc:AlternateContent>
      </w:r>
      <w:r>
        <w:rPr>
          <w:noProof/>
        </w:rPr>
        <w:drawing>
          <wp:anchor distT="0" distB="0" distL="114300" distR="114300" simplePos="0" relativeHeight="251673600" behindDoc="0" locked="0" layoutInCell="1" allowOverlap="1" wp14:anchorId="7B033908" wp14:editId="2AF3FDDB">
            <wp:simplePos x="0" y="0"/>
            <wp:positionH relativeFrom="margin">
              <wp:align>right</wp:align>
            </wp:positionH>
            <wp:positionV relativeFrom="paragraph">
              <wp:posOffset>4418330</wp:posOffset>
            </wp:positionV>
            <wp:extent cx="5943600" cy="3220720"/>
            <wp:effectExtent l="0" t="0" r="0" b="0"/>
            <wp:wrapThrough wrapText="bothSides">
              <wp:wrapPolygon edited="0">
                <wp:start x="0" y="0"/>
                <wp:lineTo x="0" y="21464"/>
                <wp:lineTo x="21531" y="21464"/>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5DBA69A" wp14:editId="4BEE4389">
                <wp:simplePos x="0" y="0"/>
                <wp:positionH relativeFrom="margin">
                  <wp:align>left</wp:align>
                </wp:positionH>
                <wp:positionV relativeFrom="paragraph">
                  <wp:posOffset>4160520</wp:posOffset>
                </wp:positionV>
                <wp:extent cx="2468880" cy="635"/>
                <wp:effectExtent l="0" t="0" r="7620" b="8255"/>
                <wp:wrapThrough wrapText="bothSides">
                  <wp:wrapPolygon edited="0">
                    <wp:start x="0" y="0"/>
                    <wp:lineTo x="0" y="20698"/>
                    <wp:lineTo x="21500" y="20698"/>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0BEEA3" w:rsidR="00C84137" w:rsidRDefault="00C84137" w:rsidP="00E73040">
                            <w:pPr>
                              <w:pStyle w:val="Caption"/>
                              <w:rPr>
                                <w:noProof/>
                              </w:rPr>
                            </w:pPr>
                            <w:r>
                              <w:t xml:space="preserve">Figure </w:t>
                            </w:r>
                            <w:r w:rsidR="001A297D">
                              <w:fldChar w:fldCharType="begin"/>
                            </w:r>
                            <w:r w:rsidR="001A297D">
                              <w:instrText xml:space="preserve"> SEQ Figure \* ARABIC </w:instrText>
                            </w:r>
                            <w:r w:rsidR="001A297D">
                              <w:fldChar w:fldCharType="separate"/>
                            </w:r>
                            <w:r w:rsidR="001D6332">
                              <w:rPr>
                                <w:noProof/>
                              </w:rPr>
                              <w:t>9</w:t>
                            </w:r>
                            <w:r w:rsidR="001A297D">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0" type="#_x0000_t202" style="position:absolute;margin-left:0;margin-top:327.6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FwLQIAAGYEAAAOAAAAZHJzL2Uyb0RvYy54bWysVMGO2jAQvVfqP1i+lwDd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" stroked="f">
                <v:textbox style="mso-fit-shape-to-text:t" inset="0,0,0,0">
                  <w:txbxContent>
                    <w:p w14:paraId="457D20A3" w14:textId="370BEEA3" w:rsidR="00C84137" w:rsidRDefault="00C84137" w:rsidP="00E73040">
                      <w:pPr>
                        <w:pStyle w:val="Caption"/>
                        <w:rPr>
                          <w:noProof/>
                        </w:rPr>
                      </w:pPr>
                      <w:r>
                        <w:t xml:space="preserve">Figure </w:t>
                      </w:r>
                      <w:r w:rsidR="001A297D">
                        <w:fldChar w:fldCharType="begin"/>
                      </w:r>
                      <w:r w:rsidR="001A297D">
                        <w:instrText xml:space="preserve"> SEQ Figure \* ARABIC </w:instrText>
                      </w:r>
                      <w:r w:rsidR="001A297D">
                        <w:fldChar w:fldCharType="separate"/>
                      </w:r>
                      <w:r w:rsidR="001D6332">
                        <w:rPr>
                          <w:noProof/>
                        </w:rPr>
                        <w:t>9</w:t>
                      </w:r>
                      <w:r w:rsidR="001A297D">
                        <w:rPr>
                          <w:noProof/>
                        </w:rPr>
                        <w:fldChar w:fldCharType="end"/>
                      </w:r>
                      <w:r>
                        <w:t xml:space="preserve"> (Accidents per aircraft altitude) (in feet)</w:t>
                      </w:r>
                    </w:p>
                  </w:txbxContent>
                </v:textbox>
                <w10:wrap type="through" anchorx="margin"/>
              </v:shape>
            </w:pict>
          </mc:Fallback>
        </mc:AlternateContent>
      </w:r>
      <w:r>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r w:rsidR="00BF0747">
        <w:t xml:space="preserve">Airports tend to work according to the residing state’s laws, meaning they all follow the </w:t>
      </w:r>
      <w:r w:rsidR="00BF0747">
        <w:lastRenderedPageBreak/>
        <w:t>same</w:t>
      </w:r>
      <w:r w:rsidR="00AB6A5D">
        <w:t xml:space="preserve"> set of</w:t>
      </w:r>
      <w:r w:rsidR="00BF0747">
        <w:t xml:space="preserve"> rules of conduct. Figure </w:t>
      </w:r>
      <w:r w:rsidR="007479B9">
        <w:t>10</w:t>
      </w:r>
      <w:r w:rsidR="00AB6A5D">
        <w:t xml:space="preserve">, is a heat map, showing which state suffers the most from collisions with wildlife. </w:t>
      </w:r>
      <w:r w:rsidR="00083907">
        <w:t xml:space="preserve">Comparing to </w:t>
      </w:r>
      <w:commentRangeStart w:id="202"/>
      <w:r w:rsidR="00083907">
        <w:t xml:space="preserve">Figure </w:t>
      </w:r>
      <w:r w:rsidR="00375A57">
        <w:t>11</w:t>
      </w:r>
      <w:r w:rsidR="00083907">
        <w:t xml:space="preserve"> </w:t>
      </w:r>
      <w:commentRangeEnd w:id="202"/>
      <w:r w:rsidR="00083907">
        <w:rPr>
          <w:rStyle w:val="CommentReference"/>
        </w:rPr>
        <w:commentReference w:id="202"/>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334D2B"/>
    <w:p w14:paraId="1750386A" w14:textId="7FECA26A" w:rsidR="000B408B" w:rsidRDefault="000B408B" w:rsidP="00334D2B">
      <w:r>
        <w:tab/>
        <w:t xml:space="preserve">Taking a deeper look at the previous finding, Figure </w:t>
      </w:r>
      <w:r w:rsidR="00375A57">
        <w:t>12</w:t>
      </w:r>
      <w:r>
        <w:t xml:space="preserve"> is a table which represents the busiest airports. While Figure </w:t>
      </w:r>
      <w:r w:rsidR="00375A57">
        <w:t>13</w:t>
      </w:r>
      <w:r>
        <w:t xml:space="preserve"> is a table which represents the airports with most collisions.</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328C63AD" w:rsidR="000B408B" w:rsidRDefault="005E0A15" w:rsidP="005E0A15">
      <w:pPr>
        <w:pStyle w:val="Caption"/>
      </w:pPr>
      <w:r>
        <w:t xml:space="preserve">Figure </w:t>
      </w:r>
      <w:r w:rsidR="00375A57">
        <w:t>12</w:t>
      </w:r>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6245"/>
                    </a:xfrm>
                    <a:prstGeom prst="rect">
                      <a:avLst/>
                    </a:prstGeom>
                  </pic:spPr>
                </pic:pic>
              </a:graphicData>
            </a:graphic>
          </wp:inline>
        </w:drawing>
      </w:r>
    </w:p>
    <w:p w14:paraId="4787BAB5" w14:textId="178AD28D" w:rsidR="00500606" w:rsidRDefault="002E51ED" w:rsidP="002E51ED">
      <w:pPr>
        <w:pStyle w:val="Caption"/>
      </w:pPr>
      <w:r>
        <w:t xml:space="preserve">Figure </w:t>
      </w:r>
      <w:r w:rsidR="00375A57">
        <w:t>13</w:t>
      </w:r>
      <w:r>
        <w:t xml:space="preserve"> (</w:t>
      </w:r>
      <w:r w:rsidR="00E419DB">
        <w:t>collisions</w:t>
      </w:r>
      <w:r>
        <w:t xml:space="preserve"> per airport)</w:t>
      </w:r>
    </w:p>
    <w:p w14:paraId="6C293A48" w14:textId="529FC2C3" w:rsidR="00A37A02" w:rsidRDefault="00482286" w:rsidP="00482286">
      <w:pPr>
        <w:ind w:firstLine="360"/>
      </w:pPr>
      <w:r>
        <w:t>We can see that although the DEN is the 4</w:t>
      </w:r>
      <w:r w:rsidRPr="00482286">
        <w:rPr>
          <w:vertAlign w:val="superscript"/>
        </w:rPr>
        <w:t>th</w:t>
      </w:r>
      <w:r>
        <w:t xml:space="preserve"> busiest airport in USA, it has the most collisions with wildlife and ATL (</w:t>
      </w:r>
      <w:r w:rsidRPr="00482286">
        <w:t>Hartsfield–Jackson Atlanta International Airport</w:t>
      </w:r>
      <w:r>
        <w:t>), the busiest airport in USA, ranks place 23</w:t>
      </w:r>
      <w:r w:rsidRPr="00482286">
        <w:rPr>
          <w:vertAlign w:val="superscript"/>
        </w:rPr>
        <w:t>rd</w:t>
      </w:r>
      <w:r>
        <w:t xml:space="preserve"> on the collisions list.</w:t>
      </w:r>
    </w:p>
    <w:p w14:paraId="6958765F" w14:textId="22BC5012" w:rsidR="00A71EF7" w:rsidRDefault="00085EDA" w:rsidP="00482286">
      <w:pPr>
        <w:ind w:firstLine="360"/>
      </w:pPr>
      <w:r>
        <w:rPr>
          <w:noProof/>
        </w:rPr>
        <w:drawing>
          <wp:anchor distT="0" distB="0" distL="114300" distR="114300" simplePos="0" relativeHeight="251679744" behindDoc="1" locked="0" layoutInCell="1" allowOverlap="1" wp14:anchorId="79F9740F" wp14:editId="2941F9D6">
            <wp:simplePos x="0" y="0"/>
            <wp:positionH relativeFrom="margin">
              <wp:align>left</wp:align>
            </wp:positionH>
            <wp:positionV relativeFrom="paragraph">
              <wp:posOffset>229870</wp:posOffset>
            </wp:positionV>
            <wp:extent cx="5184457" cy="3726180"/>
            <wp:effectExtent l="0" t="0" r="0" b="7620"/>
            <wp:wrapTight wrapText="bothSides">
              <wp:wrapPolygon edited="0">
                <wp:start x="0" y="0"/>
                <wp:lineTo x="0" y="21534"/>
                <wp:lineTo x="21510" y="21534"/>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84457" cy="3726180"/>
                    </a:xfrm>
                    <a:prstGeom prst="rect">
                      <a:avLst/>
                    </a:prstGeom>
                  </pic:spPr>
                </pic:pic>
              </a:graphicData>
            </a:graphic>
            <wp14:sizeRelH relativeFrom="margin">
              <wp14:pctWidth>0</wp14:pctWidth>
            </wp14:sizeRelH>
            <wp14:sizeRelV relativeFrom="margin">
              <wp14:pctHeight>0</wp14:pctHeight>
            </wp14:sizeRelV>
          </wp:anchor>
        </w:drawing>
      </w:r>
      <w:r w:rsidR="00A71EF7">
        <w:t>Figure 14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2F15028" w:rsidR="00110230" w:rsidRDefault="00110230" w:rsidP="00482286">
      <w:pPr>
        <w:ind w:firstLine="360"/>
      </w:pPr>
    </w:p>
    <w:p w14:paraId="6E9CEFEF" w14:textId="4CCAA2E2" w:rsidR="00110230" w:rsidRDefault="00110230" w:rsidP="00482286">
      <w:pPr>
        <w:ind w:firstLine="360"/>
      </w:pPr>
      <w:r>
        <w:rPr>
          <w:noProof/>
        </w:rPr>
        <mc:AlternateContent>
          <mc:Choice Requires="wps">
            <w:drawing>
              <wp:anchor distT="0" distB="0" distL="114300" distR="114300" simplePos="0" relativeHeight="251681792" behindDoc="1" locked="0" layoutInCell="1" allowOverlap="1" wp14:anchorId="6A84F1F7" wp14:editId="3097D459">
                <wp:simplePos x="0" y="0"/>
                <wp:positionH relativeFrom="column">
                  <wp:posOffset>106680</wp:posOffset>
                </wp:positionH>
                <wp:positionV relativeFrom="paragraph">
                  <wp:posOffset>-82550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14856920" w:rsidR="00C84137" w:rsidRPr="00C65C14" w:rsidRDefault="00C84137" w:rsidP="008A77F6">
                            <w:pPr>
                              <w:pStyle w:val="Caption"/>
                              <w:rPr>
                                <w:noProof/>
                                <w:sz w:val="24"/>
                                <w:szCs w:val="24"/>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1" type="#_x0000_t202" style="position:absolute;left:0;text-align:left;margin-left:8.4pt;margin-top:-6.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25LAIAAGUEAAAOAAAAZHJzL2Uyb0RvYy54bWysVMGO2jAQvVfqP1i+lwDVsl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" stroked="f">
                <v:textbox style="mso-fit-shape-to-text:t" inset="0,0,0,0">
                  <w:txbxContent>
                    <w:p w14:paraId="32363332" w14:textId="14856920" w:rsidR="00C84137" w:rsidRPr="00C65C14" w:rsidRDefault="00C84137" w:rsidP="008A77F6">
                      <w:pPr>
                        <w:pStyle w:val="Caption"/>
                        <w:rPr>
                          <w:noProof/>
                          <w:sz w:val="24"/>
                          <w:szCs w:val="24"/>
                        </w:rPr>
                      </w:pPr>
                      <w:r>
                        <w:t>Figure 14</w:t>
                      </w:r>
                    </w:p>
                  </w:txbxContent>
                </v:textbox>
                <w10:wrap type="tight"/>
              </v:shape>
            </w:pict>
          </mc:Fallback>
        </mc:AlternateContent>
      </w:r>
    </w:p>
    <w:p w14:paraId="791E907D" w14:textId="5BDBC3E9" w:rsidR="00110230" w:rsidRDefault="00E5799A" w:rsidP="00150CE3">
      <w:r>
        <w:lastRenderedPageBreak/>
        <w:t>Clearly showing that some species are more likely to partake in a collision, than others.</w:t>
      </w:r>
    </w:p>
    <w:p w14:paraId="549E5C26" w14:textId="1236A701" w:rsidR="008A77F6" w:rsidRPr="00334D2B" w:rsidRDefault="008A77F6" w:rsidP="00482286">
      <w:pPr>
        <w:ind w:firstLine="360"/>
      </w:pPr>
    </w:p>
    <w:p w14:paraId="30606006" w14:textId="2FFAACC2" w:rsidR="00175327" w:rsidRDefault="00175327" w:rsidP="00175327">
      <w:pPr>
        <w:pStyle w:val="Heading2"/>
        <w:numPr>
          <w:ilvl w:val="0"/>
          <w:numId w:val="5"/>
        </w:numPr>
        <w:rPr>
          <w:ins w:id="203" w:author="Andrei-Eugen Birta" w:date="2018-05-12T14:53:00Z"/>
          <w:rFonts w:ascii="Arial" w:hAnsi="Arial" w:cs="Arial"/>
          <w:sz w:val="24"/>
          <w:szCs w:val="24"/>
        </w:rPr>
      </w:pPr>
      <w:bookmarkStart w:id="204" w:name="_Toc513899743"/>
      <w:r w:rsidRPr="00B15178">
        <w:rPr>
          <w:rFonts w:ascii="Arial" w:hAnsi="Arial" w:cs="Arial"/>
          <w:sz w:val="24"/>
          <w:szCs w:val="24"/>
        </w:rPr>
        <w:t>Diagnostic Analysis</w:t>
      </w:r>
      <w:bookmarkEnd w:id="204"/>
    </w:p>
    <w:p w14:paraId="3EC25FA0" w14:textId="0FC054A9" w:rsidR="00877214" w:rsidRPr="00877214" w:rsidRDefault="00877214" w:rsidP="00E94DF7">
      <w:pPr>
        <w:ind w:firstLine="360"/>
        <w:rPr>
          <w:rPrChange w:id="205" w:author="Andrei-Eugen Birta" w:date="2018-05-12T14:53:00Z">
            <w:rPr>
              <w:rFonts w:ascii="Arial" w:hAnsi="Arial" w:cs="Arial"/>
              <w:sz w:val="24"/>
              <w:szCs w:val="24"/>
            </w:rPr>
          </w:rPrChange>
        </w:rPr>
        <w:pPrChange w:id="206" w:author="Andrei-Eugen Birta" w:date="2018-05-12T14:54:00Z">
          <w:pPr>
            <w:pStyle w:val="Heading2"/>
            <w:numPr>
              <w:numId w:val="5"/>
            </w:numPr>
            <w:ind w:left="720" w:hanging="360"/>
          </w:pPr>
        </w:pPrChange>
      </w:pPr>
      <w:ins w:id="207" w:author="Andrei-Eugen Birta" w:date="2018-05-12T14:53:00Z">
        <w:r>
          <w:t>Diagnostic Analysis is the part in which the Data scientist</w:t>
        </w:r>
      </w:ins>
      <w:ins w:id="208" w:author="Andrei-Eugen Birta" w:date="2018-05-12T14:54:00Z">
        <w:r w:rsidR="00E94DF7">
          <w:t xml:space="preserve"> finds the reasons why did the identified issues</w:t>
        </w:r>
        <w:r w:rsidR="0024298C">
          <w:t>,</w:t>
        </w:r>
        <w:r w:rsidR="00E94DF7">
          <w:t xml:space="preserve"> in Descriptive Analysis, happened?</w:t>
        </w:r>
      </w:ins>
      <w:bookmarkStart w:id="209" w:name="_GoBack"/>
      <w:bookmarkEnd w:id="209"/>
    </w:p>
    <w:p w14:paraId="157724C9" w14:textId="2DD4157E" w:rsidR="00334D2B" w:rsidRDefault="00334D2B" w:rsidP="00334D2B">
      <w:r>
        <w:t>Why did those plane crash?</w:t>
      </w:r>
    </w:p>
    <w:p w14:paraId="51B2E6C6" w14:textId="6FEA5E49" w:rsidR="00B150C7" w:rsidRDefault="003854DF" w:rsidP="00597E0C">
      <w:pPr>
        <w:ind w:firstLine="360"/>
      </w:pPr>
      <w:r>
        <w:t xml:space="preserve">Well, the answer to that question is none other than </w:t>
      </w:r>
      <w:r w:rsidR="00597E0C">
        <w:t>wildlife. If there were to be no wildlife to collide with the aircrafts, no crashes would’ve happened.</w:t>
      </w:r>
    </w:p>
    <w:p w14:paraId="6E6F5D0B" w14:textId="6335C85A" w:rsidR="0014752D" w:rsidRDefault="00F80FC5" w:rsidP="0014752D">
      <w:pPr>
        <w:pStyle w:val="ListParagraph"/>
        <w:numPr>
          <w:ilvl w:val="0"/>
          <w:numId w:val="10"/>
        </w:numPr>
      </w:pPr>
      <w:r>
        <w:t xml:space="preserve">But how come, more than 50% of the collisions happen at altitudes bellow 16 meters? </w:t>
      </w:r>
      <w:r w:rsidR="00932755">
        <w:t xml:space="preserve"> </w:t>
      </w:r>
    </w:p>
    <w:p w14:paraId="57FCA51C" w14:textId="2B0CC9A9" w:rsidR="0014752D" w:rsidRDefault="00932755" w:rsidP="0014752D">
      <w:pPr>
        <w:pStyle w:val="ListParagraph"/>
        <w:numPr>
          <w:ilvl w:val="0"/>
          <w:numId w:val="10"/>
        </w:numPr>
      </w:pPr>
      <w:r>
        <w:t>And how come some of the busiest airports and states are not the same as those that have the most crashes?</w:t>
      </w:r>
      <w:r w:rsidR="0014752D">
        <w:t xml:space="preserve"> </w:t>
      </w:r>
    </w:p>
    <w:p w14:paraId="1576EFDB" w14:textId="32A259FE" w:rsidR="00F80FC5" w:rsidRDefault="0014752D" w:rsidP="0014752D">
      <w:pPr>
        <w:pStyle w:val="ListParagraph"/>
        <w:numPr>
          <w:ilvl w:val="0"/>
          <w:numId w:val="10"/>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01F04DD2" w:rsidR="00FA4AE9" w:rsidRDefault="004F5113" w:rsidP="00597E0C">
      <w:pPr>
        <w:ind w:firstLine="360"/>
        <w:rPr>
          <w:ins w:id="210" w:author="Andrei-Eugen Birta" w:date="2018-05-12T14:22:00Z"/>
        </w:rPr>
      </w:pPr>
      <w:r>
        <w:t>According to a book</w:t>
      </w:r>
      <w:ins w:id="211" w:author="Andrei-Eugen Birta" w:date="2018-05-12T14:25:00Z">
        <w:r w:rsidR="00500B82" w:rsidRPr="00500B82">
          <w:t xml:space="preserve"> </w:t>
        </w:r>
        <w:r w:rsidR="00500B82">
          <w:t xml:space="preserve">written by Kaufman </w:t>
        </w:r>
        <w:proofErr w:type="spellStart"/>
        <w:r w:rsidR="00500B82">
          <w:t>Kenn</w:t>
        </w:r>
      </w:ins>
      <w:proofErr w:type="spellEnd"/>
      <w:r>
        <w:t xml:space="preserve"> (“</w:t>
      </w:r>
      <w:r w:rsidRPr="00932755">
        <w:t>Lives of North American Birds</w:t>
      </w:r>
      <w:r>
        <w:t>”, 1996)</w:t>
      </w:r>
      <w:del w:id="212" w:author="Andrei-Eugen Birta" w:date="2018-05-12T14:25:00Z">
        <w:r w:rsidDel="00500B82">
          <w:delText xml:space="preserve"> written by Kaufman Kenn</w:delText>
        </w:r>
      </w:del>
      <w:r>
        <w:t xml:space="preserve">, Mourning Doves, the bird species which was part of 47% </w:t>
      </w:r>
      <w:del w:id="213" w:author="Andrei-Eugen Birta" w:date="2018-05-12T14:06:00Z">
        <w:r w:rsidDel="00971F79">
          <w:delText>of  all</w:delText>
        </w:r>
      </w:del>
      <w:ins w:id="214" w:author="Andrei-Eugen Birta" w:date="2018-05-12T14:06:00Z">
        <w:r w:rsidR="00971F79">
          <w:t>of all</w:t>
        </w:r>
      </w:ins>
      <w:r>
        <w:t xml:space="preserve"> collisions since the 90’s, like to spend their time at altitudes between 5 feet (1.5meters) and 25 feet (7.6 meters)</w:t>
      </w:r>
      <w:ins w:id="215" w:author="Andrei-Eugen Birta" w:date="2018-05-12T14:06:00Z">
        <w:r w:rsidR="00CD6A2B">
          <w:t>, giving the reason why the Mourning Doves are more likely to crash into a plane, than any other species.</w:t>
        </w:r>
      </w:ins>
      <w:ins w:id="216" w:author="Andrei-Eugen Birta" w:date="2018-05-12T14:20:00Z">
        <w:r w:rsidR="00A556BE">
          <w:t xml:space="preserve"> “Adding salt to the wound</w:t>
        </w:r>
      </w:ins>
      <w:ins w:id="217" w:author="Andrei-Eugen Birta" w:date="2018-05-12T14:21:00Z">
        <w:r w:rsidR="00A556BE">
          <w:t>” next species with the highest collision rate, are diurnal birds, natural predators to the Mourning Dove, be it for their meat, nests or eggs.</w:t>
        </w:r>
      </w:ins>
    </w:p>
    <w:p w14:paraId="61D3CFB9" w14:textId="7144B97D" w:rsidR="00681F4E" w:rsidRDefault="00FC1DFE" w:rsidP="00597E0C">
      <w:pPr>
        <w:ind w:firstLine="360"/>
        <w:rPr>
          <w:ins w:id="218" w:author="Andrei-Eugen Birta" w:date="2018-05-12T14:08:00Z"/>
        </w:rPr>
      </w:pPr>
      <w:ins w:id="219" w:author="Andrei-Eugen Birta" w:date="2018-05-12T14:25:00Z">
        <w:r>
          <w:rPr>
            <w:noProof/>
          </w:rPr>
          <w:drawing>
            <wp:anchor distT="0" distB="0" distL="114300" distR="114300" simplePos="0" relativeHeight="251682816" behindDoc="1" locked="0" layoutInCell="1" allowOverlap="1" wp14:anchorId="64705D67" wp14:editId="64677F85">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332">
          <w:rPr>
            <w:noProof/>
          </w:rPr>
          <mc:AlternateContent>
            <mc:Choice Requires="wps">
              <w:drawing>
                <wp:anchor distT="0" distB="0" distL="114300" distR="114300" simplePos="0" relativeHeight="251684864" behindDoc="1" locked="0" layoutInCell="1" allowOverlap="1" wp14:anchorId="21D1DE54" wp14:editId="552C269C">
                  <wp:simplePos x="0" y="0"/>
                  <wp:positionH relativeFrom="column">
                    <wp:posOffset>160020</wp:posOffset>
                  </wp:positionH>
                  <wp:positionV relativeFrom="paragraph">
                    <wp:posOffset>3185795</wp:posOffset>
                  </wp:positionV>
                  <wp:extent cx="40157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7BAF8674" w14:textId="36B75D6C" w:rsidR="001D6332" w:rsidRPr="002435B7" w:rsidRDefault="001D6332">
                              <w:pPr>
                                <w:pStyle w:val="Caption"/>
                                <w:rPr>
                                  <w:noProof/>
                                </w:rPr>
                                <w:pPrChange w:id="220" w:author="Andrei-Eugen Birta" w:date="2018-05-12T14:25:00Z">
                                  <w:pPr>
                                    <w:ind w:firstLine="360"/>
                                  </w:pPr>
                                </w:pPrChange>
                              </w:pPr>
                              <w:ins w:id="221" w:author="Andrei-Eugen Birta" w:date="2018-05-12T14:25:00Z">
                                <w:r>
                                  <w:t xml:space="preserve">Figure </w:t>
                                </w:r>
                              </w:ins>
                              <w:ins w:id="222" w:author="Andrei-Eugen Birta" w:date="2018-05-12T14:26:00Z">
                                <w:r>
                                  <w:t>15</w:t>
                                </w:r>
                                <w:r w:rsidR="00FC1DFE">
                                  <w:t xml:space="preserve"> </w:t>
                                </w:r>
                                <w:r w:rsidR="00FC1DFE"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1DE54" id="Text Box 30" o:spid="_x0000_s1032" type="#_x0000_t202" style="position:absolute;left:0;text-align:left;margin-left:12.6pt;margin-top:250.85pt;width:316.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" stroked="f">
                  <v:textbox style="mso-fit-shape-to-text:t" inset="0,0,0,0">
                    <w:txbxContent>
                      <w:p w14:paraId="7BAF8674" w14:textId="36B75D6C" w:rsidR="001D6332" w:rsidRPr="002435B7" w:rsidRDefault="001D6332">
                        <w:pPr>
                          <w:pStyle w:val="Caption"/>
                          <w:rPr>
                            <w:noProof/>
                          </w:rPr>
                          <w:pPrChange w:id="223" w:author="Andrei-Eugen Birta" w:date="2018-05-12T14:25:00Z">
                            <w:pPr>
                              <w:ind w:firstLine="360"/>
                            </w:pPr>
                          </w:pPrChange>
                        </w:pPr>
                        <w:ins w:id="224" w:author="Andrei-Eugen Birta" w:date="2018-05-12T14:25:00Z">
                          <w:r>
                            <w:t xml:space="preserve">Figure </w:t>
                          </w:r>
                        </w:ins>
                        <w:ins w:id="225" w:author="Andrei-Eugen Birta" w:date="2018-05-12T14:26:00Z">
                          <w:r>
                            <w:t>15</w:t>
                          </w:r>
                          <w:r w:rsidR="00FC1DFE">
                            <w:t xml:space="preserve"> </w:t>
                          </w:r>
                          <w:r w:rsidR="00FC1DFE"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ins>
      <w:ins w:id="226" w:author="Andrei-Eugen Birta" w:date="2018-05-12T14:26:00Z">
        <w:r>
          <w:t>Figure 15 repre</w:t>
        </w:r>
        <w:r w:rsidR="009E17C5">
          <w:t>sents a heat map of Mourning Doves</w:t>
        </w:r>
      </w:ins>
      <w:ins w:id="227" w:author="Andrei-Eugen Birta" w:date="2018-05-12T14:35:00Z">
        <w:r w:rsidR="008A0859">
          <w:t xml:space="preserve"> estimated</w:t>
        </w:r>
      </w:ins>
      <w:ins w:id="228" w:author="Andrei-Eugen Birta" w:date="2018-05-12T14:26:00Z">
        <w:r w:rsidR="009E17C5">
          <w:t xml:space="preserve"> population, over the USA territory.</w:t>
        </w:r>
      </w:ins>
      <w:ins w:id="229" w:author="Andrei-Eugen Birta" w:date="2018-05-12T14:28:00Z">
        <w:r w:rsidR="009E17C5">
          <w:t xml:space="preserve"> Comparing this one with Figure 10, we can see a clear resemblance between the two, showing part of the reason why some of the states have more collisions with Mourning Doves, than others.</w:t>
        </w:r>
      </w:ins>
      <w:ins w:id="230" w:author="Andrei-Eugen Birta" w:date="2018-05-12T14:30:00Z">
        <w:r w:rsidR="00697CBE">
          <w:t xml:space="preserve"> And although not </w:t>
        </w:r>
        <w:proofErr w:type="gramStart"/>
        <w:r w:rsidR="00697CBE">
          <w:t>all of</w:t>
        </w:r>
        <w:proofErr w:type="gramEnd"/>
        <w:r w:rsidR="00697CBE">
          <w:t xml:space="preserve"> the collisions are with Mourning Doves, next species that are likely to </w:t>
        </w:r>
      </w:ins>
      <w:ins w:id="231" w:author="Andrei-Eugen Birta" w:date="2018-05-12T14:31:00Z">
        <w:r w:rsidR="00697CBE">
          <w:lastRenderedPageBreak/>
          <w:t>be part of a collision are natural predators to the Mourning Doves, and where there’re Doves, there’re predators as well, further increasing the risk that a plane will crash into a bird.</w:t>
        </w:r>
      </w:ins>
    </w:p>
    <w:p w14:paraId="36336AB6" w14:textId="6282214F" w:rsidR="004F5113" w:rsidRPr="00334D2B" w:rsidRDefault="004F5113" w:rsidP="00597E0C">
      <w:pPr>
        <w:ind w:firstLine="360"/>
      </w:pPr>
      <w:del w:id="232" w:author="Andrei-Eugen Birta" w:date="2018-05-12T14:06:00Z">
        <w:r w:rsidDel="00CD6A2B">
          <w:delText>.</w:delText>
        </w:r>
        <w:r w:rsidR="002B37F4" w:rsidDel="00CD6A2B">
          <w:delText xml:space="preserve"> </w:delText>
        </w:r>
      </w:del>
    </w:p>
    <w:p w14:paraId="7C50924E" w14:textId="25CECB8E" w:rsidR="007207EC" w:rsidRDefault="00175327" w:rsidP="007207EC">
      <w:pPr>
        <w:pStyle w:val="Heading2"/>
        <w:numPr>
          <w:ilvl w:val="0"/>
          <w:numId w:val="5"/>
        </w:numPr>
        <w:rPr>
          <w:rFonts w:ascii="Arial" w:hAnsi="Arial" w:cs="Arial"/>
          <w:sz w:val="24"/>
          <w:szCs w:val="24"/>
        </w:rPr>
      </w:pPr>
      <w:bookmarkStart w:id="233" w:name="_Toc513899744"/>
      <w:r w:rsidRPr="00B15178">
        <w:rPr>
          <w:rFonts w:ascii="Arial" w:hAnsi="Arial" w:cs="Arial"/>
          <w:sz w:val="24"/>
          <w:szCs w:val="24"/>
        </w:rPr>
        <w:t>Predictive Analysis</w:t>
      </w:r>
      <w:bookmarkEnd w:id="233"/>
    </w:p>
    <w:p w14:paraId="2206A563" w14:textId="77777777" w:rsidR="00752B98" w:rsidRDefault="00334D2B" w:rsidP="00334D2B">
      <w:r>
        <w:t>Will it happen again?</w:t>
      </w:r>
    </w:p>
    <w:p w14:paraId="372E89AD" w14:textId="45CBB7D2" w:rsidR="00752B98" w:rsidRDefault="00752B98" w:rsidP="00752B98">
      <w:pPr>
        <w:ind w:firstLine="720"/>
        <w:rPr>
          <w:ins w:id="234" w:author="Andrei-Eugen Birta" w:date="2018-05-12T13:33:00Z"/>
        </w:rPr>
      </w:pPr>
      <w:r>
        <w:t xml:space="preserve">Predictive analysis encompasses a variety of statistical techniques, but we chose to use machine learning to analyze current and historical facts, which would allow us to make predictions about future or otherwise unknown events. </w:t>
      </w:r>
    </w:p>
    <w:p w14:paraId="3357C63C" w14:textId="297E299A" w:rsidR="00C84137" w:rsidRDefault="00C84137" w:rsidP="00752B98">
      <w:pPr>
        <w:ind w:firstLine="720"/>
      </w:pPr>
      <w:proofErr w:type="gramStart"/>
      <w:ins w:id="235" w:author="Andrei-Eugen Birta" w:date="2018-05-12T13:33:00Z">
        <w:r>
          <w:t>In order to</w:t>
        </w:r>
        <w:proofErr w:type="gramEnd"/>
        <w:r>
          <w:t xml:space="preserve"> predict whether a flight will be part of a collision accident, we used a 2</w:t>
        </w:r>
        <w:r w:rsidRPr="00C84137">
          <w:rPr>
            <w:vertAlign w:val="superscript"/>
            <w:rPrChange w:id="236" w:author="Andrei-Eugen Birta" w:date="2018-05-12T13:34:00Z">
              <w:rPr/>
            </w:rPrChange>
          </w:rPr>
          <w:t>nd</w:t>
        </w:r>
        <w:r>
          <w:t xml:space="preserve"> </w:t>
        </w:r>
      </w:ins>
      <w:ins w:id="237" w:author="Andrei-Eugen Birta" w:date="2018-05-12T13:34:00Z">
        <w:r>
          <w:t xml:space="preserve">dataset which contained all flights in 2015, dataset which had ~6 million entries of </w:t>
        </w:r>
      </w:ins>
      <w:ins w:id="238" w:author="Andrei-Eugen Birta" w:date="2018-05-12T13:35:00Z">
        <w:r>
          <w:t>flights</w:t>
        </w:r>
      </w:ins>
      <w:ins w:id="239" w:author="Andrei-Eugen Birta" w:date="2018-05-12T13:34:00Z">
        <w:r>
          <w:t xml:space="preserve"> on USA grounds.</w:t>
        </w:r>
      </w:ins>
      <w:ins w:id="240" w:author="Andrei-Eugen Birta" w:date="2018-05-12T13:35:00Z">
        <w:r w:rsidR="00655EA0">
          <w:t xml:space="preserve"> After cleaning the dataset and identifying which of those</w:t>
        </w:r>
      </w:ins>
      <w:ins w:id="241" w:author="Andrei-Eugen Birta" w:date="2018-05-12T13:36:00Z">
        <w:r w:rsidR="00655EA0">
          <w:t xml:space="preserve"> flights</w:t>
        </w:r>
      </w:ins>
      <w:ins w:id="242" w:author="Andrei-Eugen Birta" w:date="2018-05-12T13:35:00Z">
        <w:r w:rsidR="00655EA0">
          <w:t xml:space="preserve"> were crashes (using the initial dataset, which contained only crashed fli</w:t>
        </w:r>
        <w:r w:rsidR="009C7660">
          <w:t xml:space="preserve">ghts), we </w:t>
        </w:r>
      </w:ins>
      <w:ins w:id="243" w:author="Andrei-Eugen Birta" w:date="2018-05-12T13:37:00Z">
        <w:r w:rsidR="009C7660">
          <w:t>proceeded</w:t>
        </w:r>
      </w:ins>
      <w:ins w:id="244" w:author="Andrei-Eugen Birta" w:date="2018-05-12T13:35:00Z">
        <w:r w:rsidR="009C7660">
          <w:t xml:space="preserve"> with the predictive analysis.</w:t>
        </w:r>
      </w:ins>
    </w:p>
    <w:p w14:paraId="127055D0" w14:textId="45513585" w:rsidR="008A21B1" w:rsidRDefault="00752B98" w:rsidP="00752B98">
      <w:pPr>
        <w:ind w:firstLine="360"/>
        <w:rPr>
          <w:ins w:id="245" w:author="Andrei-Eugen Birta" w:date="2018-05-12T13:18:00Z"/>
        </w:rPr>
      </w:pPr>
      <w:r>
        <w:t>Our choice regarding this project was between supervised and unsupervised learning, since this project</w:t>
      </w:r>
      <w:ins w:id="246" w:author="Andrei-Eugen Birta" w:date="2018-05-12T13:17:00Z">
        <w:r>
          <w:t xml:space="preserve"> was partly made</w:t>
        </w:r>
      </w:ins>
      <w:del w:id="247" w:author="Andrei-Eugen Birta" w:date="2018-05-12T13:18:00Z">
        <w:r w:rsidDel="00752B98">
          <w:delText xml:space="preserve"> is made</w:delText>
        </w:r>
      </w:del>
      <w:r>
        <w:t xml:space="preserve"> for learning purpose</w:t>
      </w:r>
      <w:ins w:id="248" w:author="Andrei-Eugen Birta" w:date="2018-05-12T13:37:00Z">
        <w:r w:rsidR="00E734F3">
          <w:t>s,</w:t>
        </w:r>
      </w:ins>
      <w:r>
        <w:t xml:space="preserve"> we chose to implement both, to see what each of them </w:t>
      </w:r>
      <w:del w:id="249" w:author="Andrei-Eugen Birta" w:date="2018-05-12T13:18:00Z">
        <w:r w:rsidDel="0037273E">
          <w:delText xml:space="preserve">are </w:delText>
        </w:r>
      </w:del>
      <w:ins w:id="250" w:author="Andrei-Eugen Birta" w:date="2018-05-12T13:18:00Z">
        <w:r w:rsidR="0037273E">
          <w:t xml:space="preserve">is </w:t>
        </w:r>
      </w:ins>
      <w:r>
        <w:t>good at</w:t>
      </w:r>
      <w:ins w:id="251" w:author="Andrei-Eugen Birta" w:date="2018-05-12T13:18:00Z">
        <w:r w:rsidR="000A1300">
          <w:t>.</w:t>
        </w:r>
      </w:ins>
    </w:p>
    <w:p w14:paraId="78D783DE" w14:textId="77777777" w:rsidR="008A21B1" w:rsidRDefault="008A21B1">
      <w:pPr>
        <w:pStyle w:val="Heading3"/>
        <w:rPr>
          <w:ins w:id="252" w:author="Andrei-Eugen Birta" w:date="2018-05-12T13:18:00Z"/>
        </w:rPr>
        <w:pPrChange w:id="253" w:author="Andrei-Eugen Birta" w:date="2018-05-12T13:18:00Z">
          <w:pPr>
            <w:ind w:firstLine="360"/>
          </w:pPr>
        </w:pPrChange>
      </w:pPr>
      <w:bookmarkStart w:id="254" w:name="_Toc513899745"/>
      <w:ins w:id="255" w:author="Andrei-Eugen Birta" w:date="2018-05-12T13:18:00Z">
        <w:r>
          <w:t>e.1. Supervised Learning</w:t>
        </w:r>
        <w:bookmarkEnd w:id="254"/>
      </w:ins>
    </w:p>
    <w:p w14:paraId="44599A68" w14:textId="441E0B38" w:rsidR="001454C7" w:rsidRDefault="008A21B1">
      <w:pPr>
        <w:ind w:firstLine="360"/>
        <w:rPr>
          <w:ins w:id="256" w:author="Andrei-Eugen Birta" w:date="2018-05-12T13:43:00Z"/>
        </w:rPr>
      </w:pPr>
      <w:ins w:id="257" w:author="Andrei-Eugen Birta" w:date="2018-05-12T13:20:00Z">
        <w:r w:rsidRPr="008A21B1">
          <w:t xml:space="preserve">Supervised learning maps an input to an output based on example input-output pairs. It uses labeled data consisting of features (X- input object) and labels (y- a desired output). </w:t>
        </w:r>
      </w:ins>
    </w:p>
    <w:p w14:paraId="4FA13D2F" w14:textId="2B578C17" w:rsidR="006B7730" w:rsidRDefault="006B7730">
      <w:pPr>
        <w:pStyle w:val="Heading4"/>
        <w:rPr>
          <w:ins w:id="258" w:author="Andrei-Eugen Birta" w:date="2018-05-12T13:21:00Z"/>
        </w:rPr>
        <w:pPrChange w:id="259" w:author="Andrei-Eugen Birta" w:date="2018-05-12T13:43:00Z">
          <w:pPr>
            <w:ind w:firstLine="360"/>
          </w:pPr>
        </w:pPrChange>
      </w:pPr>
      <w:ins w:id="260" w:author="Andrei-Eugen Birta" w:date="2018-05-12T13:43:00Z">
        <w:r>
          <w:t xml:space="preserve">e.1.1. </w:t>
        </w:r>
      </w:ins>
      <w:ins w:id="261" w:author="Andrei-Eugen Birta" w:date="2018-05-12T13:44:00Z">
        <w:r w:rsidR="004F0064">
          <w:t>Chosen</w:t>
        </w:r>
      </w:ins>
      <w:ins w:id="262" w:author="Andrei-Eugen Birta" w:date="2018-05-12T13:43:00Z">
        <w:r>
          <w:t xml:space="preserve"> </w:t>
        </w:r>
      </w:ins>
      <w:ins w:id="263" w:author="Andrei-Eugen Birta" w:date="2018-05-12T13:44:00Z">
        <w:r w:rsidR="004F0064">
          <w:t>technique</w:t>
        </w:r>
      </w:ins>
    </w:p>
    <w:p w14:paraId="614E126E" w14:textId="77777777" w:rsidR="00AA669C" w:rsidRDefault="001454C7">
      <w:pPr>
        <w:ind w:firstLine="360"/>
        <w:rPr>
          <w:ins w:id="264" w:author="Andrei-Eugen Birta" w:date="2018-05-12T13:40:00Z"/>
        </w:rPr>
      </w:pPr>
      <w:ins w:id="265" w:author="Andrei-Eugen Birta" w:date="2018-05-12T13:21:00Z">
        <w:r>
          <w:t xml:space="preserve">There are multiple </w:t>
        </w:r>
      </w:ins>
      <w:ins w:id="266" w:author="Andrei-Eugen Birta" w:date="2018-05-12T13:22:00Z">
        <w:r>
          <w:t xml:space="preserve">ways of doing Supervised Learning, and out of all of those, </w:t>
        </w:r>
        <w:r w:rsidR="00EE4598">
          <w:t>w</w:t>
        </w:r>
        <w:r w:rsidRPr="001454C7">
          <w:t>e decided to use decision tree,</w:t>
        </w:r>
      </w:ins>
      <w:ins w:id="267" w:author="Andrei-Eugen Birta" w:date="2018-05-12T13:37:00Z">
        <w:r w:rsidR="00316B3D">
          <w:t xml:space="preserve"> since it came out as best among the other techniques which we considered.</w:t>
        </w:r>
      </w:ins>
    </w:p>
    <w:p w14:paraId="58E86C24" w14:textId="0B25DEE8" w:rsidR="00126BAB" w:rsidRDefault="00C84137">
      <w:pPr>
        <w:ind w:firstLine="360"/>
        <w:rPr>
          <w:ins w:id="268" w:author="Andrei-Eugen Birta" w:date="2018-05-12T13:40:00Z"/>
        </w:rPr>
      </w:pPr>
      <w:ins w:id="269" w:author="Andrei-Eugen Birta" w:date="2018-05-12T13:30:00Z">
        <w:r>
          <w:t xml:space="preserve"> Naïve Bayes</w:t>
        </w:r>
      </w:ins>
      <w:ins w:id="270" w:author="Andrei-Eugen Birta" w:date="2018-05-12T13:38:00Z">
        <w:r w:rsidR="00316B3D">
          <w:t xml:space="preserve"> was one of the candidates for this part</w:t>
        </w:r>
      </w:ins>
      <w:ins w:id="271" w:author="Andrei-Eugen Birta" w:date="2018-05-12T13:31:00Z">
        <w:r>
          <w:t>,</w:t>
        </w:r>
      </w:ins>
      <w:ins w:id="272" w:author="Andrei-Eugen Birta" w:date="2018-05-12T13:38:00Z">
        <w:r w:rsidR="00316B3D">
          <w:t xml:space="preserve"> but because it</w:t>
        </w:r>
      </w:ins>
      <w:ins w:id="273" w:author="Andrei-Eugen Birta" w:date="2018-05-12T13:31:00Z">
        <w:r>
          <w:t xml:space="preserve"> is biased towards common results, and since the chance of a plane </w:t>
        </w:r>
      </w:ins>
      <w:ins w:id="274" w:author="Andrei-Eugen Birta" w:date="2018-05-12T13:38:00Z">
        <w:r w:rsidR="00316B3D">
          <w:t>partaking</w:t>
        </w:r>
      </w:ins>
      <w:ins w:id="275" w:author="Andrei-Eugen Birta" w:date="2018-05-12T13:31:00Z">
        <w:r>
          <w:t xml:space="preserve"> into a collision with</w:t>
        </w:r>
        <w:r w:rsidR="00AA669C">
          <w:t xml:space="preserve"> wildlife is very small, we considered </w:t>
        </w:r>
      </w:ins>
      <w:ins w:id="276" w:author="Andrei-Eugen Birta" w:date="2018-05-12T13:39:00Z">
        <w:r w:rsidR="00AA669C">
          <w:t>that</w:t>
        </w:r>
      </w:ins>
      <w:ins w:id="277" w:author="Andrei-Eugen Birta" w:date="2018-05-12T13:31:00Z">
        <w:r w:rsidR="00AA669C">
          <w:t xml:space="preserve"> </w:t>
        </w:r>
      </w:ins>
      <w:ins w:id="278" w:author="Andrei-Eugen Birta" w:date="2018-05-12T13:39:00Z">
        <w:r w:rsidR="00AA669C">
          <w:t>the prediction accuracy would take a huge hit, were we to use this technique.</w:t>
        </w:r>
      </w:ins>
    </w:p>
    <w:p w14:paraId="46E50EB2" w14:textId="58A61B02" w:rsidR="00AA669C" w:rsidRDefault="00AA669C">
      <w:pPr>
        <w:ind w:firstLine="360"/>
        <w:rPr>
          <w:ins w:id="279" w:author="Andrei-Eugen Birta" w:date="2018-05-12T13:44:00Z"/>
        </w:rPr>
      </w:pPr>
      <w:ins w:id="280"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281" w:author="Andrei-Eugen Birta" w:date="2018-05-12T13:41:00Z">
        <w:r>
          <w:t xml:space="preserve"> and because we wanted a concrete answer (whether the flight will crash into wildlife or not) as opposed to “There is 60% chance the flight will crash”</w:t>
        </w:r>
      </w:ins>
      <w:ins w:id="282" w:author="Andrei-Eugen Birta" w:date="2018-05-12T13:42:00Z">
        <w:r>
          <w:t>, we decided not to implement this one.</w:t>
        </w:r>
      </w:ins>
    </w:p>
    <w:p w14:paraId="7766EE98" w14:textId="39607610" w:rsidR="004F0064" w:rsidRDefault="004F0064">
      <w:pPr>
        <w:pStyle w:val="Heading4"/>
        <w:rPr>
          <w:ins w:id="283" w:author="Andrei-Eugen Birta" w:date="2018-05-12T13:23:00Z"/>
        </w:rPr>
        <w:pPrChange w:id="284" w:author="Andrei-Eugen Birta" w:date="2018-05-12T13:44:00Z">
          <w:pPr>
            <w:ind w:firstLine="360"/>
          </w:pPr>
        </w:pPrChange>
      </w:pPr>
      <w:ins w:id="285" w:author="Andrei-Eugen Birta" w:date="2018-05-12T13:44:00Z">
        <w:r>
          <w:t>e.1.2. Technique implementation</w:t>
        </w:r>
      </w:ins>
    </w:p>
    <w:p w14:paraId="23698601" w14:textId="664D3D43" w:rsidR="00126BAB" w:rsidRDefault="00071E8C">
      <w:pPr>
        <w:ind w:firstLine="360"/>
        <w:rPr>
          <w:ins w:id="286" w:author="Andrei-Eugen Birta" w:date="2018-05-12T13:24:00Z"/>
        </w:rPr>
      </w:pPr>
      <w:ins w:id="287" w:author="Andrei-Eugen Birta" w:date="2018-05-12T13:25:00Z">
        <w:r w:rsidRPr="00071E8C">
          <w:t xml:space="preserve">As shown </w:t>
        </w:r>
        <w:r w:rsidR="00C91664">
          <w:t>in Figure 16</w:t>
        </w:r>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288" w:author="Andrei-Eugen Birta" w:date="2018-05-12T13:26:00Z">
        <w:r w:rsidR="00961B18">
          <w:t>T</w:t>
        </w:r>
      </w:ins>
      <w:ins w:id="289" w:author="Andrei-Eugen Birta" w:date="2018-05-12T13:25:00Z">
        <w:r w:rsidRPr="00071E8C">
          <w:t>hen separate</w:t>
        </w:r>
      </w:ins>
      <w:ins w:id="290" w:author="Andrei-Eugen Birta" w:date="2018-05-12T13:26:00Z">
        <w:r w:rsidR="00961B18">
          <w:t>d the</w:t>
        </w:r>
      </w:ins>
      <w:ins w:id="291" w:author="Andrei-Eugen Birta" w:date="2018-05-12T13:25:00Z">
        <w:r w:rsidRPr="00071E8C">
          <w:t xml:space="preserve"> data frame into features </w:t>
        </w:r>
        <w:r w:rsidRPr="00071E8C">
          <w:lastRenderedPageBreak/>
          <w:t xml:space="preserve">and labels. </w:t>
        </w:r>
      </w:ins>
      <w:ins w:id="292" w:author="Andrei-Eugen Birta" w:date="2018-05-12T13:26:00Z">
        <w:r w:rsidR="00967144">
          <w:t>After that, using</w:t>
        </w:r>
      </w:ins>
      <w:ins w:id="293" w:author="Andrei-Eugen Birta" w:date="2018-05-12T13:25:00Z">
        <w:r w:rsidRPr="00071E8C">
          <w:t xml:space="preserve"> </w:t>
        </w:r>
      </w:ins>
      <w:ins w:id="294" w:author="Andrei-Eugen Birta" w:date="2018-05-12T13:26:00Z">
        <w:r w:rsidR="00967144">
          <w:t>“</w:t>
        </w:r>
      </w:ins>
      <w:proofErr w:type="spellStart"/>
      <w:ins w:id="295" w:author="Andrei-Eugen Birta" w:date="2018-05-12T13:25:00Z">
        <w:r w:rsidRPr="00071E8C">
          <w:t>cross_vaidation</w:t>
        </w:r>
      </w:ins>
      <w:proofErr w:type="spellEnd"/>
      <w:ins w:id="296" w:author="Andrei-Eugen Birta" w:date="2018-05-12T13:26:00Z">
        <w:r w:rsidR="00967144">
          <w:t>”</w:t>
        </w:r>
      </w:ins>
      <w:ins w:id="297" w:author="Andrei-Eugen Birta" w:date="2018-05-12T13:25:00Z">
        <w:r w:rsidRPr="00071E8C">
          <w:t xml:space="preserve"> </w:t>
        </w:r>
      </w:ins>
      <w:ins w:id="298" w:author="Andrei-Eugen Birta" w:date="2018-05-12T13:26:00Z">
        <w:r w:rsidR="00967144">
          <w:t>we</w:t>
        </w:r>
      </w:ins>
      <w:ins w:id="299" w:author="Andrei-Eugen Birta" w:date="2018-05-12T13:25:00Z">
        <w:r w:rsidR="00967144">
          <w:t xml:space="preserve"> split the data</w:t>
        </w:r>
      </w:ins>
      <w:ins w:id="300" w:author="Andrei-Eugen Birta" w:date="2018-05-12T13:26:00Z">
        <w:r w:rsidR="00967144">
          <w:t xml:space="preserve"> into two parts</w:t>
        </w:r>
      </w:ins>
      <w:ins w:id="301" w:author="Andrei-Eugen Birta" w:date="2018-05-12T13:25:00Z">
        <w:r w:rsidRPr="00071E8C">
          <w:t xml:space="preserve"> (70</w:t>
        </w:r>
        <w:proofErr w:type="gramStart"/>
        <w:r w:rsidRPr="00071E8C">
          <w:t xml:space="preserve">% </w:t>
        </w:r>
      </w:ins>
      <w:ins w:id="302" w:author="Andrei-Eugen Birta" w:date="2018-05-12T13:27:00Z">
        <w:r w:rsidR="00967144">
          <w:t xml:space="preserve"> for</w:t>
        </w:r>
        <w:proofErr w:type="gramEnd"/>
        <w:r w:rsidR="00967144">
          <w:t xml:space="preserve"> </w:t>
        </w:r>
      </w:ins>
      <w:ins w:id="303" w:author="Andrei-Eugen Birta" w:date="2018-05-12T13:25:00Z">
        <w:r w:rsidR="00967144">
          <w:t xml:space="preserve">training and </w:t>
        </w:r>
        <w:r w:rsidRPr="00071E8C">
          <w:t xml:space="preserve">30% </w:t>
        </w:r>
      </w:ins>
      <w:ins w:id="304" w:author="Andrei-Eugen Birta" w:date="2018-05-12T13:27:00Z">
        <w:r w:rsidR="00967144">
          <w:t xml:space="preserve">for </w:t>
        </w:r>
      </w:ins>
      <w:ins w:id="305" w:author="Andrei-Eugen Birta" w:date="2018-05-12T13:25:00Z">
        <w:r w:rsidRPr="00071E8C">
          <w:t xml:space="preserve">testing). After this we trained the algorithm and then tested the results receiving the score of 99,53% accuracy. </w:t>
        </w:r>
      </w:ins>
    </w:p>
    <w:p w14:paraId="6551CEE6" w14:textId="77777777" w:rsidR="00126BAB" w:rsidRDefault="00126BAB">
      <w:pPr>
        <w:keepNext/>
        <w:ind w:firstLine="360"/>
        <w:rPr>
          <w:ins w:id="306" w:author="Andrei-Eugen Birta" w:date="2018-05-12T13:24:00Z"/>
        </w:rPr>
        <w:pPrChange w:id="307" w:author="Andrei-Eugen Birta" w:date="2018-05-12T13:24:00Z">
          <w:pPr>
            <w:ind w:firstLine="360"/>
          </w:pPr>
        </w:pPrChange>
      </w:pPr>
      <w:ins w:id="308" w:author="Andrei-Eugen Birta" w:date="2018-05-12T13:24:00Z">
        <w:r>
          <w:rPr>
            <w:noProof/>
          </w:rPr>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0"/>
                      <a:stretch>
                        <a:fillRect/>
                      </a:stretch>
                    </pic:blipFill>
                    <pic:spPr>
                      <a:xfrm>
                        <a:off x="0" y="0"/>
                        <a:ext cx="5731510" cy="2247900"/>
                      </a:xfrm>
                      <a:prstGeom prst="rect">
                        <a:avLst/>
                      </a:prstGeom>
                    </pic:spPr>
                  </pic:pic>
                </a:graphicData>
              </a:graphic>
            </wp:inline>
          </w:drawing>
        </w:r>
      </w:ins>
    </w:p>
    <w:p w14:paraId="44880C70" w14:textId="375727F0" w:rsidR="009564AA" w:rsidRDefault="00126BAB">
      <w:pPr>
        <w:pStyle w:val="Caption"/>
        <w:rPr>
          <w:ins w:id="309" w:author="Andrei-Eugen Birta" w:date="2018-05-12T13:24:00Z"/>
        </w:rPr>
        <w:pPrChange w:id="310" w:author="Andrei-Eugen Birta" w:date="2018-05-12T13:24:00Z">
          <w:pPr>
            <w:ind w:firstLine="360"/>
          </w:pPr>
        </w:pPrChange>
      </w:pPr>
      <w:ins w:id="311" w:author="Andrei-Eugen Birta" w:date="2018-05-12T13:24:00Z">
        <w:r>
          <w:t>Figure 1</w:t>
        </w:r>
      </w:ins>
      <w:ins w:id="312" w:author="Andrei-Eugen Birta" w:date="2018-05-12T14:35:00Z">
        <w:r w:rsidR="00C91664">
          <w:t>6</w:t>
        </w:r>
      </w:ins>
    </w:p>
    <w:p w14:paraId="49CED7FD" w14:textId="77777777" w:rsidR="00F2172D" w:rsidRDefault="00F2172D">
      <w:pPr>
        <w:pStyle w:val="Heading3"/>
        <w:rPr>
          <w:ins w:id="313" w:author="Andrei-Eugen Birta" w:date="2018-05-12T13:45:00Z"/>
        </w:rPr>
        <w:pPrChange w:id="314" w:author="Andrei-Eugen Birta" w:date="2018-05-12T13:45:00Z">
          <w:pPr>
            <w:ind w:firstLine="360"/>
          </w:pPr>
        </w:pPrChange>
      </w:pPr>
      <w:bookmarkStart w:id="315" w:name="_Toc513899746"/>
      <w:ins w:id="316" w:author="Andrei-Eugen Birta" w:date="2018-05-12T13:45:00Z">
        <w:r>
          <w:t>e.2. Unsupervised Learning</w:t>
        </w:r>
        <w:bookmarkEnd w:id="315"/>
      </w:ins>
    </w:p>
    <w:p w14:paraId="34C7ED50" w14:textId="77777777" w:rsidR="005B3823" w:rsidRDefault="000917BA">
      <w:pPr>
        <w:ind w:firstLine="360"/>
        <w:rPr>
          <w:ins w:id="317" w:author="Andrei-Eugen Birta" w:date="2018-05-12T13:51:00Z"/>
        </w:rPr>
      </w:pPr>
      <w:ins w:id="318" w:author="Andrei-Eugen Birta" w:date="2018-05-12T13:49:00Z">
        <w:r w:rsidRPr="000917BA">
          <w:t>Unsupervised learning describes hidden structure of "unlabeled" data.</w:t>
        </w:r>
      </w:ins>
      <w:ins w:id="319" w:author="Andrei-Eugen Birta" w:date="2018-05-12T13:50:00Z">
        <w:r w:rsidR="005B3823">
          <w:t xml:space="preserve"> There are 3 main types of unsupervised learning techniques:</w:t>
        </w:r>
      </w:ins>
    </w:p>
    <w:p w14:paraId="7C4767B6" w14:textId="77777777" w:rsidR="005B3823" w:rsidRDefault="005B3823">
      <w:pPr>
        <w:pStyle w:val="ListParagraph"/>
        <w:numPr>
          <w:ilvl w:val="0"/>
          <w:numId w:val="11"/>
        </w:numPr>
        <w:rPr>
          <w:ins w:id="320" w:author="Andrei-Eugen Birta" w:date="2018-05-12T13:54:00Z"/>
        </w:rPr>
        <w:pPrChange w:id="321" w:author="Andrei-Eugen Birta" w:date="2018-05-12T13:53:00Z">
          <w:pPr>
            <w:ind w:firstLine="360"/>
          </w:pPr>
        </w:pPrChange>
      </w:pPr>
      <w:ins w:id="322" w:author="Andrei-Eugen Birta" w:date="2018-05-12T13:53:00Z">
        <w:r>
          <w:t xml:space="preserve">Clustering: used to form groups in such a way that all individual entries in a group </w:t>
        </w:r>
      </w:ins>
      <w:ins w:id="323" w:author="Andrei-Eugen Birta" w:date="2018-05-12T13:54:00Z">
        <w:r>
          <w:t xml:space="preserve">are </w:t>
        </w:r>
        <w:proofErr w:type="gramStart"/>
        <w:r>
          <w:t>similar to</w:t>
        </w:r>
        <w:proofErr w:type="gramEnd"/>
        <w:r>
          <w:t xml:space="preserve"> one another. </w:t>
        </w:r>
      </w:ins>
    </w:p>
    <w:p w14:paraId="5371E176" w14:textId="77777777" w:rsidR="005B3823" w:rsidRDefault="005B3823">
      <w:pPr>
        <w:pStyle w:val="ListParagraph"/>
        <w:numPr>
          <w:ilvl w:val="0"/>
          <w:numId w:val="11"/>
        </w:numPr>
        <w:rPr>
          <w:ins w:id="324" w:author="Andrei-Eugen Birta" w:date="2018-05-12T13:54:00Z"/>
        </w:rPr>
        <w:pPrChange w:id="325" w:author="Andrei-Eugen Birta" w:date="2018-05-12T13:53:00Z">
          <w:pPr>
            <w:ind w:firstLine="360"/>
          </w:pPr>
        </w:pPrChange>
      </w:pPr>
      <w:ins w:id="326" w:author="Andrei-Eugen Birta" w:date="2018-05-12T13:54:00Z">
        <w:r>
          <w:t>Anomaly detection: used to identify anomalies in a system. Ex: bank frauds.</w:t>
        </w:r>
      </w:ins>
    </w:p>
    <w:p w14:paraId="1FAFFE7B" w14:textId="77777777" w:rsidR="005B3823" w:rsidRDefault="005B3823">
      <w:pPr>
        <w:pStyle w:val="ListParagraph"/>
        <w:numPr>
          <w:ilvl w:val="0"/>
          <w:numId w:val="11"/>
        </w:numPr>
        <w:rPr>
          <w:ins w:id="327" w:author="Andrei-Eugen Birta" w:date="2018-05-12T13:55:00Z"/>
        </w:rPr>
        <w:pPrChange w:id="328" w:author="Andrei-Eugen Birta" w:date="2018-05-12T13:53:00Z">
          <w:pPr>
            <w:ind w:firstLine="360"/>
          </w:pPr>
        </w:pPrChange>
      </w:pPr>
      <w:ins w:id="329" w:author="Andrei-Eugen Birta" w:date="2018-05-12T13:55:00Z">
        <w:r>
          <w:t>Neural networks: system which is capable of learning. Ex: Image recognition, speech recognition, etc.</w:t>
        </w:r>
      </w:ins>
    </w:p>
    <w:p w14:paraId="2126D399" w14:textId="66B829C3" w:rsidR="001305A8" w:rsidRDefault="001305A8">
      <w:pPr>
        <w:pStyle w:val="Heading4"/>
        <w:rPr>
          <w:ins w:id="330" w:author="Andrei-Eugen Birta" w:date="2018-05-12T13:59:00Z"/>
        </w:rPr>
        <w:pPrChange w:id="331" w:author="Andrei-Eugen Birta" w:date="2018-05-12T13:56:00Z">
          <w:pPr>
            <w:ind w:firstLine="360"/>
          </w:pPr>
        </w:pPrChange>
      </w:pPr>
      <w:ins w:id="332" w:author="Andrei-Eugen Birta" w:date="2018-05-12T13:56:00Z">
        <w:r>
          <w:t xml:space="preserve">e.2.1. Chosen </w:t>
        </w:r>
      </w:ins>
      <w:commentRangeStart w:id="333"/>
      <w:ins w:id="334" w:author="Andrei-Eugen Birta" w:date="2018-05-12T13:57:00Z">
        <w:r w:rsidR="00D51CFB">
          <w:t>Technique</w:t>
        </w:r>
        <w:commentRangeEnd w:id="333"/>
        <w:r w:rsidR="00D51CFB">
          <w:rPr>
            <w:rStyle w:val="CommentReference"/>
            <w:rFonts w:ascii="Arial" w:eastAsiaTheme="minorHAnsi" w:hAnsi="Arial" w:cs="Arial"/>
            <w:i w:val="0"/>
            <w:iCs w:val="0"/>
            <w:color w:val="auto"/>
          </w:rPr>
          <w:commentReference w:id="333"/>
        </w:r>
      </w:ins>
    </w:p>
    <w:p w14:paraId="6D0F7356" w14:textId="4DCF6934" w:rsidR="00766051" w:rsidRDefault="00766051" w:rsidP="00766051">
      <w:pPr>
        <w:ind w:firstLine="360"/>
        <w:rPr>
          <w:ins w:id="335" w:author="Andrei-Eugen Birta" w:date="2018-05-12T13:59:00Z"/>
        </w:rPr>
      </w:pPr>
      <w:ins w:id="336" w:author="Andrei-Eugen Birta" w:date="2018-05-12T13:59:00Z">
        <w:r>
          <w:t>There are multiple ways of doing Unsupervised Learning, and out of all of those, w</w:t>
        </w:r>
        <w:r w:rsidRPr="001454C7">
          <w:t xml:space="preserve">e decided to use </w:t>
        </w:r>
        <w:r>
          <w:t>a clustering technique called K-means</w:t>
        </w:r>
        <w:r w:rsidRPr="001454C7">
          <w:t>,</w:t>
        </w:r>
        <w:r>
          <w:t xml:space="preserve"> since it came out as best among the other techniques which we considered.</w:t>
        </w:r>
      </w:ins>
    </w:p>
    <w:p w14:paraId="4226FEF2" w14:textId="77777777" w:rsidR="00766051" w:rsidRPr="00766051" w:rsidRDefault="00766051">
      <w:pPr>
        <w:rPr>
          <w:ins w:id="337" w:author="Andrei-Eugen Birta" w:date="2018-05-12T13:56:00Z"/>
        </w:rPr>
        <w:pPrChange w:id="338" w:author="Andrei-Eugen Birta" w:date="2018-05-12T13:59:00Z">
          <w:pPr>
            <w:ind w:firstLine="360"/>
          </w:pPr>
        </w:pPrChange>
      </w:pPr>
    </w:p>
    <w:p w14:paraId="01C55301" w14:textId="3F1154D2" w:rsidR="008C48DA" w:rsidRDefault="001305A8">
      <w:pPr>
        <w:pStyle w:val="Heading4"/>
        <w:rPr>
          <w:ins w:id="339" w:author="Andrei-Eugen Birta" w:date="2018-05-12T13:58:00Z"/>
        </w:rPr>
        <w:pPrChange w:id="340" w:author="Andrei-Eugen Birta" w:date="2018-05-12T13:56:00Z">
          <w:pPr>
            <w:ind w:firstLine="360"/>
          </w:pPr>
        </w:pPrChange>
      </w:pPr>
      <w:ins w:id="341" w:author="Andrei-Eugen Birta" w:date="2018-05-12T13:57:00Z">
        <w:r>
          <w:t>e.2.2. Technique Implementation</w:t>
        </w:r>
      </w:ins>
      <w:ins w:id="342" w:author="Andrei-Eugen Birta" w:date="2018-05-12T13:56:00Z">
        <w:r>
          <w:t xml:space="preserve"> </w:t>
        </w:r>
      </w:ins>
    </w:p>
    <w:p w14:paraId="16EFCFE9" w14:textId="2A812ACC" w:rsidR="00766051" w:rsidRPr="00766051" w:rsidRDefault="00C91664">
      <w:pPr>
        <w:rPr>
          <w:ins w:id="343" w:author="Andrei-Eugen Birta" w:date="2018-05-12T13:58:00Z"/>
        </w:rPr>
        <w:pPrChange w:id="344" w:author="Andrei-Eugen Birta" w:date="2018-05-12T13:58:00Z">
          <w:pPr>
            <w:ind w:firstLine="360"/>
          </w:pPr>
        </w:pPrChange>
      </w:pPr>
      <w:ins w:id="345" w:author="Andrei-Eugen Birta" w:date="2018-05-12T13:58:00Z">
        <w:r>
          <w:t>As shown in Figure 17</w:t>
        </w:r>
        <w:r w:rsidR="00766051">
          <w:t>, we started implementing the K</w:t>
        </w:r>
      </w:ins>
      <w:ins w:id="346" w:author="Andrei-Eugen Birta" w:date="2018-05-12T14:00:00Z">
        <w:r w:rsidR="00CA6192">
          <w:t>-Means, by importing the necessary libraries. Then using “</w:t>
        </w:r>
        <w:proofErr w:type="spellStart"/>
        <w:r w:rsidR="00CA6192">
          <w:t>cross_validation</w:t>
        </w:r>
      </w:ins>
      <w:proofErr w:type="spellEnd"/>
      <w:ins w:id="347" w:author="Andrei-Eugen Birta" w:date="2018-05-12T14:01:00Z">
        <w:r w:rsidR="00CA6192">
          <w:t>” we split the data into two (70% for training, 30% for testing)</w:t>
        </w:r>
        <w:r w:rsidR="00D64A67">
          <w:t>.</w:t>
        </w:r>
      </w:ins>
    </w:p>
    <w:p w14:paraId="228BFF9B" w14:textId="77777777" w:rsidR="008C48DA" w:rsidRDefault="008C48DA">
      <w:pPr>
        <w:keepNext/>
        <w:rPr>
          <w:ins w:id="348" w:author="Andrei-Eugen Birta" w:date="2018-05-12T13:58:00Z"/>
        </w:rPr>
        <w:pPrChange w:id="349" w:author="Andrei-Eugen Birta" w:date="2018-05-12T13:58:00Z">
          <w:pPr/>
        </w:pPrChange>
      </w:pPr>
      <w:commentRangeStart w:id="350"/>
      <w:ins w:id="351" w:author="Andrei-Eugen Birta" w:date="2018-05-12T13:58:00Z">
        <w:r>
          <w:rPr>
            <w:noProof/>
          </w:rPr>
          <w:lastRenderedPageBreak/>
          <w:drawing>
            <wp:inline distT="0" distB="0" distL="0" distR="0" wp14:anchorId="5CC67ADC" wp14:editId="456441F5">
              <wp:extent cx="5638800" cy="3270250"/>
              <wp:effectExtent l="0" t="0" r="0" b="6350"/>
              <wp:docPr id="28" name="Attēls 2"/>
              <wp:cNvGraphicFramePr/>
              <a:graphic xmlns:a="http://schemas.openxmlformats.org/drawingml/2006/main">
                <a:graphicData uri="http://schemas.openxmlformats.org/drawingml/2006/picture">
                  <pic:pic xmlns:pic="http://schemas.openxmlformats.org/drawingml/2006/picture">
                    <pic:nvPicPr>
                      <pic:cNvPr id="2" name="Attēls 2"/>
                      <pic:cNvPicPr/>
                    </pic:nvPicPr>
                    <pic:blipFill>
                      <a:blip r:embed="rId31">
                        <a:extLst>
                          <a:ext uri="{28A0092B-C50C-407E-A947-70E740481C1C}">
                            <a14:useLocalDpi xmlns:a14="http://schemas.microsoft.com/office/drawing/2010/main" val="0"/>
                          </a:ext>
                        </a:extLst>
                      </a:blip>
                      <a:stretch>
                        <a:fillRect/>
                      </a:stretch>
                    </pic:blipFill>
                    <pic:spPr>
                      <a:xfrm>
                        <a:off x="0" y="0"/>
                        <a:ext cx="5638800" cy="3270250"/>
                      </a:xfrm>
                      <a:prstGeom prst="rect">
                        <a:avLst/>
                      </a:prstGeom>
                    </pic:spPr>
                  </pic:pic>
                </a:graphicData>
              </a:graphic>
            </wp:inline>
          </w:drawing>
        </w:r>
      </w:ins>
      <w:commentRangeEnd w:id="350"/>
      <w:ins w:id="352" w:author="Andrei-Eugen Birta" w:date="2018-05-12T14:02:00Z">
        <w:r w:rsidR="00D12CBE">
          <w:rPr>
            <w:rStyle w:val="CommentReference"/>
          </w:rPr>
          <w:commentReference w:id="350"/>
        </w:r>
      </w:ins>
    </w:p>
    <w:p w14:paraId="6FD997D3" w14:textId="3CF379BA" w:rsidR="008C48DA" w:rsidRDefault="008C48DA">
      <w:pPr>
        <w:pStyle w:val="Caption"/>
        <w:rPr>
          <w:ins w:id="353" w:author="Andrei-Eugen Birta" w:date="2018-05-12T13:58:00Z"/>
        </w:rPr>
      </w:pPr>
      <w:ins w:id="354" w:author="Andrei-Eugen Birta" w:date="2018-05-12T13:58:00Z">
        <w:r>
          <w:t xml:space="preserve">Figure </w:t>
        </w:r>
        <w:r w:rsidR="00C91664">
          <w:t>17</w:t>
        </w:r>
      </w:ins>
    </w:p>
    <w:p w14:paraId="7D8822B3" w14:textId="3BED8820" w:rsidR="00334D2B" w:rsidRPr="008A21B1" w:rsidRDefault="00752B98">
      <w:pPr>
        <w:pPrChange w:id="355" w:author="Andrei-Eugen Birta" w:date="2018-05-12T13:58:00Z">
          <w:pPr>
            <w:ind w:firstLine="360"/>
          </w:pPr>
        </w:pPrChange>
      </w:pPr>
      <w:del w:id="356" w:author="Andrei-Eugen Birta" w:date="2018-05-12T13:18:00Z">
        <w:r w:rsidRPr="008A21B1" w:rsidDel="000A1300">
          <w:delText xml:space="preserve"> and why we should consider them.</w:delText>
        </w:r>
      </w:del>
    </w:p>
    <w:p w14:paraId="790A3A12" w14:textId="32B0A2B6" w:rsidR="00334D2B" w:rsidRDefault="00992E58" w:rsidP="00992E58">
      <w:pPr>
        <w:pStyle w:val="Heading2"/>
        <w:numPr>
          <w:ilvl w:val="0"/>
          <w:numId w:val="5"/>
        </w:numPr>
        <w:rPr>
          <w:rFonts w:ascii="Arial" w:hAnsi="Arial" w:cs="Arial"/>
        </w:rPr>
      </w:pPr>
      <w:bookmarkStart w:id="357" w:name="_Toc513899747"/>
      <w:r>
        <w:rPr>
          <w:rFonts w:ascii="Arial" w:hAnsi="Arial" w:cs="Arial"/>
        </w:rPr>
        <w:t>Perspective Analysis</w:t>
      </w:r>
      <w:bookmarkEnd w:id="357"/>
    </w:p>
    <w:p w14:paraId="1DA4F794" w14:textId="4FD78BE8" w:rsidR="00992E58" w:rsidRPr="00992E58" w:rsidRDefault="00992E58" w:rsidP="00992E58">
      <w:r>
        <w:t xml:space="preserve">What can be done, </w:t>
      </w:r>
      <w:proofErr w:type="gramStart"/>
      <w:r>
        <w:t>in order to</w:t>
      </w:r>
      <w:proofErr w:type="gramEnd"/>
      <w:r>
        <w:t xml:space="preserve"> stop it from happening?</w:t>
      </w:r>
    </w:p>
    <w:p w14:paraId="3A09A928" w14:textId="71B37D77" w:rsidR="00890E79" w:rsidRDefault="00890E79" w:rsidP="00890E79">
      <w:pPr>
        <w:pStyle w:val="Heading1"/>
        <w:numPr>
          <w:ilvl w:val="0"/>
          <w:numId w:val="2"/>
        </w:numPr>
        <w:rPr>
          <w:ins w:id="358" w:author="Andrei-Eugen Birta" w:date="2018-05-12T14:03:00Z"/>
          <w:rFonts w:ascii="Arial" w:hAnsi="Arial" w:cs="Arial"/>
          <w:sz w:val="24"/>
          <w:szCs w:val="24"/>
        </w:rPr>
      </w:pPr>
      <w:bookmarkStart w:id="359" w:name="_Toc513899748"/>
      <w:r w:rsidRPr="00B15178">
        <w:rPr>
          <w:rFonts w:ascii="Arial" w:hAnsi="Arial" w:cs="Arial"/>
          <w:sz w:val="24"/>
          <w:szCs w:val="24"/>
        </w:rPr>
        <w:t>Conclusion</w:t>
      </w:r>
      <w:bookmarkEnd w:id="359"/>
    </w:p>
    <w:p w14:paraId="0A9EC64B" w14:textId="57708B3D" w:rsidR="00AF4DB7" w:rsidRPr="00467547" w:rsidDel="0093685A" w:rsidRDefault="00AF4DB7">
      <w:pPr>
        <w:ind w:firstLine="360"/>
        <w:rPr>
          <w:del w:id="360" w:author="Andrei-Eugen Birta" w:date="2018-05-12T14:45:00Z"/>
          <w:rPrChange w:id="361" w:author="Andrei-Eugen Birta" w:date="2018-05-12T14:03:00Z">
            <w:rPr>
              <w:del w:id="362" w:author="Andrei-Eugen Birta" w:date="2018-05-12T14:45:00Z"/>
              <w:rFonts w:ascii="Arial" w:hAnsi="Arial" w:cs="Arial"/>
              <w:sz w:val="24"/>
              <w:szCs w:val="24"/>
            </w:rPr>
          </w:rPrChange>
        </w:rPr>
        <w:pPrChange w:id="363" w:author="Andrei-Eugen Birta" w:date="2018-05-12T14:37:00Z">
          <w:pPr>
            <w:pStyle w:val="Heading1"/>
            <w:numPr>
              <w:numId w:val="2"/>
            </w:numPr>
            <w:ind w:left="720" w:hanging="360"/>
          </w:pPr>
        </w:pPrChange>
      </w:pPr>
      <w:bookmarkStart w:id="364" w:name="_Toc513899749"/>
      <w:bookmarkEnd w:id="364"/>
    </w:p>
    <w:p w14:paraId="1FAB2FE3" w14:textId="546B4A97" w:rsidR="00890E79" w:rsidRDefault="00890E79" w:rsidP="00890E79">
      <w:pPr>
        <w:pStyle w:val="Heading2"/>
        <w:numPr>
          <w:ilvl w:val="0"/>
          <w:numId w:val="4"/>
        </w:numPr>
        <w:rPr>
          <w:ins w:id="365" w:author="Andrei-Eugen Birta" w:date="2018-05-12T14:45:00Z"/>
          <w:rFonts w:ascii="Arial" w:hAnsi="Arial" w:cs="Arial"/>
          <w:sz w:val="24"/>
          <w:szCs w:val="24"/>
        </w:rPr>
      </w:pPr>
      <w:bookmarkStart w:id="366" w:name="_Toc513899750"/>
      <w:r w:rsidRPr="00B15178">
        <w:rPr>
          <w:rFonts w:ascii="Arial" w:hAnsi="Arial" w:cs="Arial"/>
          <w:sz w:val="24"/>
          <w:szCs w:val="24"/>
        </w:rPr>
        <w:t>Denouement</w:t>
      </w:r>
      <w:bookmarkEnd w:id="366"/>
    </w:p>
    <w:p w14:paraId="059F2F21" w14:textId="049F7352" w:rsidR="0093685A" w:rsidRDefault="0093685A" w:rsidP="0093685A">
      <w:pPr>
        <w:ind w:firstLine="360"/>
        <w:rPr>
          <w:ins w:id="367" w:author="Andrei-Eugen Birta" w:date="2018-05-12T14:45:00Z"/>
        </w:rPr>
      </w:pPr>
      <w:ins w:id="368" w:author="Andrei-Eugen Birta" w:date="2018-05-12T14:45:00Z">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369" w:author="Andrei-Eugen Birta" w:date="2018-05-12T14:45:00Z"/>
        </w:rPr>
      </w:pPr>
      <w:ins w:id="370" w:author="Andrei-Eugen Birta" w:date="2018-05-12T14:45:00Z">
        <w:r>
          <w:t>Our project,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371" w:author="Andrei-Eugen Birta" w:date="2018-05-12T14:45:00Z"/>
        </w:rPr>
      </w:pPr>
      <w:ins w:id="372" w:author="Andrei-Eugen Birta" w:date="2018-05-12T14:45:00Z">
        <w:r>
          <w:t xml:space="preserve">Although there is room for improvement, for example: </w:t>
        </w:r>
        <w:proofErr w:type="gramStart"/>
        <w:r>
          <w:t>the</w:t>
        </w:r>
        <w:proofErr w:type="gramEnd"/>
        <w:r>
          <w:t xml:space="preserv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373" w:author="Andrei-Eugen Birta" w:date="2018-05-12T14:45:00Z"/>
        </w:rPr>
      </w:pPr>
    </w:p>
    <w:p w14:paraId="5DDCC105" w14:textId="77777777" w:rsidR="0093685A" w:rsidRDefault="0093685A" w:rsidP="0093685A">
      <w:pPr>
        <w:ind w:firstLine="360"/>
        <w:rPr>
          <w:ins w:id="374" w:author="Andrei-Eugen Birta" w:date="2018-05-12T14:45:00Z"/>
        </w:rPr>
      </w:pPr>
      <w:ins w:id="375" w:author="Andrei-Eugen Birta" w:date="2018-05-12T14:45:00Z">
        <w:r>
          <w:t xml:space="preserve">To see how we worked and what files we created, one </w:t>
        </w:r>
        <w:proofErr w:type="gramStart"/>
        <w:r>
          <w:t>has to</w:t>
        </w:r>
        <w:proofErr w:type="gramEnd"/>
        <w:r>
          <w:t xml:space="preserve">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yperlink"/>
          </w:rPr>
          <w:t>https://github.com/RaidenRabit/WASP</w:t>
        </w:r>
        <w:r>
          <w:fldChar w:fldCharType="end"/>
        </w:r>
      </w:ins>
    </w:p>
    <w:p w14:paraId="78E5C9D5" w14:textId="77777777" w:rsidR="0093685A" w:rsidRDefault="0093685A" w:rsidP="0093685A">
      <w:pPr>
        <w:ind w:firstLine="360"/>
        <w:rPr>
          <w:ins w:id="376" w:author="Andrei-Eugen Birta" w:date="2018-05-12T14:45:00Z"/>
        </w:rPr>
      </w:pPr>
    </w:p>
    <w:p w14:paraId="227CFB99" w14:textId="77777777" w:rsidR="0093685A" w:rsidRPr="00107BDB" w:rsidRDefault="0093685A" w:rsidP="0093685A">
      <w:pPr>
        <w:ind w:firstLine="360"/>
        <w:rPr>
          <w:ins w:id="377" w:author="Andrei-Eugen Birta" w:date="2018-05-12T14:45:00Z"/>
        </w:rPr>
      </w:pPr>
      <w:ins w:id="378" w:author="Andrei-Eugen Birta" w:date="2018-05-12T14:45:00Z">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ins>
    </w:p>
    <w:p w14:paraId="68D918AA" w14:textId="07F964DD" w:rsidR="0093685A" w:rsidRPr="0093685A" w:rsidRDefault="0093685A">
      <w:pPr>
        <w:rPr>
          <w:rPrChange w:id="379" w:author="Andrei-Eugen Birta" w:date="2018-05-12T14:45:00Z">
            <w:rPr>
              <w:rFonts w:ascii="Arial" w:hAnsi="Arial" w:cs="Arial"/>
              <w:sz w:val="24"/>
              <w:szCs w:val="24"/>
            </w:rPr>
          </w:rPrChange>
        </w:rPr>
        <w:pPrChange w:id="380" w:author="Andrei-Eugen Birta" w:date="2018-05-12T14:45:00Z">
          <w:pPr>
            <w:pStyle w:val="Heading2"/>
            <w:numPr>
              <w:numId w:val="4"/>
            </w:numPr>
            <w:ind w:left="720" w:hanging="360"/>
          </w:pPr>
        </w:pPrChange>
      </w:pPr>
    </w:p>
    <w:p w14:paraId="0558CE77" w14:textId="53304A79" w:rsidR="00890E79" w:rsidRDefault="00890E79" w:rsidP="00890E79">
      <w:pPr>
        <w:pStyle w:val="Heading2"/>
        <w:numPr>
          <w:ilvl w:val="0"/>
          <w:numId w:val="4"/>
        </w:numPr>
        <w:rPr>
          <w:rFonts w:ascii="Arial" w:hAnsi="Arial" w:cs="Arial"/>
          <w:sz w:val="24"/>
          <w:szCs w:val="24"/>
        </w:rPr>
      </w:pPr>
      <w:bookmarkStart w:id="381" w:name="_Toc513899751"/>
      <w:r w:rsidRPr="00B15178">
        <w:rPr>
          <w:rFonts w:ascii="Arial" w:hAnsi="Arial" w:cs="Arial"/>
          <w:sz w:val="24"/>
          <w:szCs w:val="24"/>
        </w:rPr>
        <w:t>References</w:t>
      </w:r>
      <w:bookmarkEnd w:id="381"/>
    </w:p>
    <w:p w14:paraId="7EA5F7CB" w14:textId="4470FCBD" w:rsidR="00AF2A4E" w:rsidRDefault="00EF346D" w:rsidP="0002543F">
      <w:pPr>
        <w:pStyle w:val="ListParagraph"/>
        <w:numPr>
          <w:ilvl w:val="0"/>
          <w:numId w:val="10"/>
        </w:numPr>
      </w:pPr>
      <w:r>
        <w:t>Diagram taken from “Balancing Agile with Discipline” by Barry Boehm Richard Turner</w:t>
      </w:r>
    </w:p>
    <w:p w14:paraId="10DD6B14" w14:textId="77777777" w:rsidR="0002543F" w:rsidRDefault="0002543F" w:rsidP="0002543F">
      <w:pPr>
        <w:pStyle w:val="ListParagraph"/>
        <w:numPr>
          <w:ilvl w:val="0"/>
          <w:numId w:val="10"/>
        </w:numPr>
      </w:pPr>
      <w:r>
        <w:t>https://wildlife.faa.gov/databaseSearch.aspx - the original dataset</w:t>
      </w:r>
    </w:p>
    <w:p w14:paraId="19618EAC" w14:textId="77777777" w:rsidR="0002543F" w:rsidRDefault="0002543F" w:rsidP="0002543F">
      <w:pPr>
        <w:pStyle w:val="ListParagraph"/>
        <w:numPr>
          <w:ilvl w:val="0"/>
          <w:numId w:val="10"/>
        </w:numPr>
      </w:pPr>
      <w:r>
        <w:t xml:space="preserve">https://www.kaggle.com/faa/wildlife-strikes - dataset from </w:t>
      </w:r>
      <w:proofErr w:type="spellStart"/>
      <w:r>
        <w:t>kaggle</w:t>
      </w:r>
      <w:proofErr w:type="spellEnd"/>
      <w:r>
        <w:t xml:space="preserve"> (could be used as example)</w:t>
      </w:r>
    </w:p>
    <w:p w14:paraId="4EAB1CFF" w14:textId="77777777" w:rsidR="0002543F" w:rsidRDefault="0002543F" w:rsidP="0002543F">
      <w:pPr>
        <w:pStyle w:val="ListParagraph"/>
        <w:numPr>
          <w:ilvl w:val="0"/>
          <w:numId w:val="10"/>
        </w:numPr>
      </w:pPr>
      <w:r>
        <w:t>https://www.transportation.gov/ - for more info about transport</w:t>
      </w:r>
    </w:p>
    <w:p w14:paraId="15844B8A" w14:textId="77777777" w:rsidR="0002543F" w:rsidRDefault="0002543F" w:rsidP="0002543F">
      <w:pPr>
        <w:pStyle w:val="ListParagraph"/>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ListParagraph"/>
        <w:numPr>
          <w:ilvl w:val="0"/>
          <w:numId w:val="10"/>
        </w:numPr>
      </w:pPr>
      <w:r>
        <w:t>http://aircharterguide.com/Operators (filling blank info)</w:t>
      </w:r>
    </w:p>
    <w:p w14:paraId="30FB49E8" w14:textId="38C17BDC" w:rsidR="00ED7570" w:rsidRDefault="00ED7570" w:rsidP="00ED7570">
      <w:pPr>
        <w:pStyle w:val="ListParagraph"/>
        <w:numPr>
          <w:ilvl w:val="0"/>
          <w:numId w:val="10"/>
        </w:numPr>
      </w:pPr>
      <w:r>
        <w:t xml:space="preserve">Busiest airports: </w:t>
      </w:r>
      <w:hyperlink r:id="rId32" w:history="1">
        <w:r w:rsidR="00932755" w:rsidRPr="00BF79D4">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rPr>
          <w:ins w:id="382" w:author="Andrei-Eugen Birta" w:date="2018-05-12T14:27:00Z"/>
        </w:rPr>
      </w:pPr>
      <w:r w:rsidRPr="00932755">
        <w:t xml:space="preserve">Kaufman, </w:t>
      </w:r>
      <w:proofErr w:type="spellStart"/>
      <w:r w:rsidRPr="00932755">
        <w:t>Kenn</w:t>
      </w:r>
      <w:proofErr w:type="spellEnd"/>
      <w:r w:rsidRPr="00932755">
        <w:t xml:space="preserve"> (1996). Lives of North American Birds. Houghton Mifflin. p. 293. ISBN 0-395-77017-3.</w:t>
      </w:r>
    </w:p>
    <w:p w14:paraId="419BEA25" w14:textId="6FD23361" w:rsidR="00FC1DFE" w:rsidRPr="00AF2A4E" w:rsidRDefault="001E7A99" w:rsidP="00FC1DFE">
      <w:pPr>
        <w:pStyle w:val="ListParagraph"/>
        <w:numPr>
          <w:ilvl w:val="0"/>
          <w:numId w:val="10"/>
        </w:numPr>
      </w:pPr>
      <w:ins w:id="383" w:author="Andrei-Eugen Birta" w:date="2018-05-12T14:27:00Z">
        <w:r>
          <w:t>Mourning</w:t>
        </w:r>
        <w:r w:rsidR="00FC1DFE">
          <w:t xml:space="preserve"> dove heat map: </w:t>
        </w:r>
        <w:r w:rsidR="00FC1DFE" w:rsidRPr="00FC1DFE">
          <w:t>https://mnbirdatlas.org/species/mourning-dove/</w:t>
        </w:r>
      </w:ins>
    </w:p>
    <w:p w14:paraId="67A8D640" w14:textId="77777777" w:rsidR="00AF2A4E" w:rsidRPr="00AF2A4E" w:rsidRDefault="00AF2A4E" w:rsidP="00AF2A4E"/>
    <w:sectPr w:rsidR="00AF2A4E" w:rsidRPr="00AF2A4E">
      <w:head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2" w:author="ralf zangis" w:date="2018-05-07T21:35:00Z" w:initials="rz">
    <w:p w14:paraId="1056E734" w14:textId="2A8556D6" w:rsidR="00C84137" w:rsidRDefault="00C84137">
      <w:pPr>
        <w:pStyle w:val="CommentText"/>
      </w:pPr>
      <w:r>
        <w:rPr>
          <w:rStyle w:val="CommentReference"/>
        </w:rPr>
        <w:annotationRef/>
      </w:r>
      <w:r>
        <w:t xml:space="preserve">You haven’t said that we save 2 different </w:t>
      </w:r>
      <w:proofErr w:type="gramStart"/>
      <w:r>
        <w:t>file</w:t>
      </w:r>
      <w:proofErr w:type="gramEnd"/>
      <w:r>
        <w:t xml:space="preserve"> for different purpose and you haven’t explained other data wrangling file which also uses other technologies like mere for example (maybe could mention our difficulty of working with the big file as it requires a lot of RAM)</w:t>
      </w:r>
    </w:p>
  </w:comment>
  <w:comment w:id="163" w:author="Andrei-Eugen Birta" w:date="2018-05-08T17:44:00Z" w:initials="AB">
    <w:p w14:paraId="57AD4527" w14:textId="67430DC5" w:rsidR="00C84137" w:rsidRDefault="00C84137">
      <w:pPr>
        <w:pStyle w:val="CommentText"/>
      </w:pPr>
      <w:r>
        <w:rPr>
          <w:rStyle w:val="CommentReference"/>
        </w:rPr>
        <w:annotationRef/>
      </w:r>
      <w:r>
        <w:t>Ok, I can change that. I will, however, not add anything about the big file and RAM problems, that is just setting ourselves up for HADOOP questions.</w:t>
      </w:r>
    </w:p>
  </w:comment>
  <w:comment w:id="164" w:author="ralf zangis" w:date="2018-05-09T16:42:00Z" w:initials="rz">
    <w:p w14:paraId="14844F34" w14:textId="3BB476E4" w:rsidR="00C84137" w:rsidRDefault="00C84137">
      <w:pPr>
        <w:pStyle w:val="CommentText"/>
      </w:pPr>
      <w:r>
        <w:rPr>
          <w:rStyle w:val="CommentReference"/>
        </w:rPr>
        <w:annotationRef/>
      </w:r>
      <w:r>
        <w:t>No, it means when working we had to consider the hardware limitations we faced</w:t>
      </w:r>
    </w:p>
  </w:comment>
  <w:comment w:id="165" w:author="Andrei-Eugen Birta" w:date="2018-05-10T12:15:00Z" w:initials="AB">
    <w:p w14:paraId="5A3B60ED" w14:textId="6DA4579E" w:rsidR="00C84137" w:rsidRDefault="00C84137">
      <w:pPr>
        <w:pStyle w:val="CommentText"/>
      </w:pPr>
      <w:r>
        <w:rPr>
          <w:rStyle w:val="CommentReference"/>
        </w:rPr>
        <w:annotationRef/>
      </w:r>
      <w:r>
        <w:t>Yeah and one of the examiners will ask: “have you considered using Hadoop” and then what? Will we just say “</w:t>
      </w:r>
      <w:proofErr w:type="spellStart"/>
      <w:r>
        <w:t>ehm</w:t>
      </w:r>
      <w:proofErr w:type="spellEnd"/>
      <w:r>
        <w:t xml:space="preserve">, what? Never </w:t>
      </w:r>
      <w:proofErr w:type="spellStart"/>
      <w:r>
        <w:t>heared</w:t>
      </w:r>
      <w:proofErr w:type="spellEnd"/>
      <w:r>
        <w:t xml:space="preserve"> of Hadoop” or “Hadoop guy never did his job, idk, not my fault” XD</w:t>
      </w:r>
    </w:p>
  </w:comment>
  <w:comment w:id="167" w:author="Andrei-Eugen Birta" w:date="2018-05-07T16:36:00Z" w:initials="AB">
    <w:p w14:paraId="431F1A7F" w14:textId="7639912C" w:rsidR="00C84137" w:rsidRDefault="00C84137">
      <w:pPr>
        <w:pStyle w:val="CommentText"/>
      </w:pPr>
      <w:r>
        <w:rPr>
          <w:rStyle w:val="CommentReference"/>
        </w:rPr>
        <w:annotationRef/>
      </w:r>
      <w:r>
        <w:t>To be replaced with actual number, after figure is added</w:t>
      </w:r>
    </w:p>
  </w:comment>
  <w:comment w:id="168" w:author="Andrei-Eugen Birta" w:date="2018-05-08T18:06:00Z" w:initials="AB">
    <w:p w14:paraId="700D6EAD" w14:textId="4F5FAC16" w:rsidR="00C84137" w:rsidRDefault="00C84137">
      <w:pPr>
        <w:pStyle w:val="CommentText"/>
      </w:pPr>
      <w:r>
        <w:rPr>
          <w:rStyle w:val="CommentReference"/>
        </w:rPr>
        <w:annotationRef/>
      </w:r>
      <w:r>
        <w:t>I need the picture from you</w:t>
      </w:r>
    </w:p>
  </w:comment>
  <w:comment w:id="169" w:author="ralf zangis" w:date="2018-05-09T16:43:00Z" w:initials="rz">
    <w:p w14:paraId="1541DBDA" w14:textId="36D54855" w:rsidR="00C84137" w:rsidRDefault="00C84137">
      <w:pPr>
        <w:pStyle w:val="CommentText"/>
      </w:pPr>
      <w:r>
        <w:rPr>
          <w:rStyle w:val="CommentReference"/>
        </w:rPr>
        <w:annotationRef/>
      </w:r>
      <w:r>
        <w:t>Can’t you get it yourself? There is uncommented code in data wrangling</w:t>
      </w:r>
    </w:p>
  </w:comment>
  <w:comment w:id="170" w:author="Andrei-Eugen Birta" w:date="2018-05-10T12:17:00Z" w:initials="AB">
    <w:p w14:paraId="506B9A90" w14:textId="44C1D91F" w:rsidR="00C84137" w:rsidRDefault="00C84137">
      <w:pPr>
        <w:pStyle w:val="CommentText"/>
      </w:pPr>
      <w:r>
        <w:rPr>
          <w:rStyle w:val="CommentReference"/>
        </w:rPr>
        <w:annotationRef/>
      </w:r>
      <w:r>
        <w:t>No</w:t>
      </w:r>
    </w:p>
    <w:p w14:paraId="48E78387" w14:textId="77777777" w:rsidR="00C84137" w:rsidRDefault="00C84137">
      <w:pPr>
        <w:pStyle w:val="CommentText"/>
      </w:pPr>
    </w:p>
  </w:comment>
  <w:comment w:id="171" w:author="ralf zangis" w:date="2018-05-07T21:05:00Z" w:initials="rz">
    <w:p w14:paraId="2CD85A1A" w14:textId="0D0AC452" w:rsidR="00C84137" w:rsidRDefault="00C84137">
      <w:pPr>
        <w:pStyle w:val="CommentText"/>
      </w:pPr>
      <w:r>
        <w:rPr>
          <w:rStyle w:val="CommentReference"/>
        </w:rPr>
        <w:annotationRef/>
      </w:r>
      <w:r>
        <w:t>I think you should add (</w:t>
      </w:r>
      <w:r w:rsidRPr="00DE0BDF">
        <w:t>Fill</w:t>
      </w:r>
      <w:r>
        <w:t>ing</w:t>
      </w:r>
      <w:r w:rsidRPr="00DE0BDF">
        <w:t xml:space="preserve"> nan values strategies based on groups</w:t>
      </w:r>
      <w:r>
        <w:t>) and we can show that some nan values required special stuff to be made</w:t>
      </w:r>
    </w:p>
  </w:comment>
  <w:comment w:id="172" w:author="Andrei-Eugen Birta" w:date="2018-05-10T17:38:00Z" w:initials="AB">
    <w:p w14:paraId="574C0CCD" w14:textId="4A97763A" w:rsidR="00C84137" w:rsidRDefault="00C84137">
      <w:pPr>
        <w:pStyle w:val="CommentText"/>
      </w:pPr>
      <w:r>
        <w:rPr>
          <w:rStyle w:val="CommentReference"/>
        </w:rPr>
        <w:annotationRef/>
      </w:r>
      <w:r>
        <w:t>Better?</w:t>
      </w:r>
    </w:p>
    <w:p w14:paraId="2F9F5967" w14:textId="77777777" w:rsidR="00C84137" w:rsidRDefault="00C84137">
      <w:pPr>
        <w:pStyle w:val="CommentText"/>
      </w:pPr>
    </w:p>
  </w:comment>
  <w:comment w:id="175" w:author="ralf zangis" w:date="2018-05-07T21:08:00Z" w:initials="rz">
    <w:p w14:paraId="12E3133B" w14:textId="6924E6FE" w:rsidR="00C84137" w:rsidRDefault="00C84137">
      <w:pPr>
        <w:pStyle w:val="CommentText"/>
      </w:pPr>
      <w:r>
        <w:rPr>
          <w:rStyle w:val="CommentReference"/>
        </w:rPr>
        <w:annotationRef/>
      </w:r>
      <w:r>
        <w:t xml:space="preserve">There wasn’t only time and date there were also others which determined what values should be inserted (some of the include- </w:t>
      </w:r>
      <w:r w:rsidRPr="00775127">
        <w:t>TIME_OF_</w:t>
      </w:r>
      <w:proofErr w:type="gramStart"/>
      <w:r w:rsidRPr="00775127">
        <w:t>DAY</w:t>
      </w:r>
      <w:r>
        <w:t>(</w:t>
      </w:r>
      <w:proofErr w:type="gramEnd"/>
      <w:r>
        <w:t xml:space="preserve">values- </w:t>
      </w:r>
      <w:proofErr w:type="spellStart"/>
      <w:r>
        <w:t>dusk,night</w:t>
      </w:r>
      <w:proofErr w:type="spellEnd"/>
      <w:r>
        <w:t xml:space="preserve"> and so on)) it could be good to add IMG and besides already mentioned stuff the time was in weird format so we had to change it (it was of format </w:t>
      </w:r>
      <w:proofErr w:type="spellStart"/>
      <w:r>
        <w:t>int</w:t>
      </w:r>
      <w:proofErr w:type="spellEnd"/>
      <w:r>
        <w:t xml:space="preserve"> and had to be dealt with in special way)</w:t>
      </w:r>
    </w:p>
  </w:comment>
  <w:comment w:id="176" w:author="Andrei-Eugen Birta" w:date="2018-05-08T18:05:00Z" w:initials="AB">
    <w:p w14:paraId="29FD6743" w14:textId="3AD8ACD4" w:rsidR="00C84137" w:rsidRDefault="00C84137">
      <w:pPr>
        <w:pStyle w:val="CommentText"/>
      </w:pPr>
      <w:r>
        <w:rPr>
          <w:rStyle w:val="CommentReference"/>
        </w:rPr>
        <w:annotationRef/>
      </w:r>
      <w:proofErr w:type="gramStart"/>
      <w:r>
        <w:t>So</w:t>
      </w:r>
      <w:proofErr w:type="gramEnd"/>
      <w:r>
        <w:t xml:space="preserve"> you transformed from “Dusk” to 21:00?</w:t>
      </w:r>
    </w:p>
  </w:comment>
  <w:comment w:id="177" w:author="ralf zangis" w:date="2018-05-09T16:55:00Z" w:initials="rz">
    <w:p w14:paraId="45010D64" w14:textId="444B0B05" w:rsidR="00C84137" w:rsidRDefault="00C84137">
      <w:pPr>
        <w:pStyle w:val="CommentText"/>
      </w:pPr>
      <w:r>
        <w:rPr>
          <w:rStyle w:val="CommentReference"/>
        </w:rPr>
        <w:annotationRef/>
      </w:r>
      <w:proofErr w:type="gramStart"/>
      <w:r>
        <w:t>Yes</w:t>
      </w:r>
      <w:proofErr w:type="gramEnd"/>
      <w:r>
        <w:t xml:space="preserve"> to give better idea when it happened and so you don’t have to deal with shit when </w:t>
      </w:r>
      <w:proofErr w:type="spellStart"/>
      <w:r>
        <w:t>visulizing</w:t>
      </w:r>
      <w:proofErr w:type="spellEnd"/>
    </w:p>
  </w:comment>
  <w:comment w:id="178" w:author="Andrei-Eugen Birta" w:date="2018-05-10T12:21:00Z" w:initials="AB">
    <w:p w14:paraId="7FECF634" w14:textId="5481A399" w:rsidR="00C84137" w:rsidRDefault="00C84137">
      <w:pPr>
        <w:pStyle w:val="CommentText"/>
      </w:pPr>
      <w:r>
        <w:rPr>
          <w:rStyle w:val="CommentReference"/>
        </w:rPr>
        <w:annotationRef/>
      </w:r>
      <w:r>
        <w:t>Better?</w:t>
      </w:r>
    </w:p>
    <w:p w14:paraId="0C6DFF2C" w14:textId="77777777" w:rsidR="00C84137" w:rsidRDefault="00C84137">
      <w:pPr>
        <w:pStyle w:val="CommentText"/>
      </w:pPr>
    </w:p>
  </w:comment>
  <w:comment w:id="179" w:author="ralf zangis" w:date="2018-05-07T21:13:00Z" w:initials="rz">
    <w:p w14:paraId="59D4D411" w14:textId="1CDBDB95" w:rsidR="00C84137" w:rsidRDefault="00C84137">
      <w:pPr>
        <w:pStyle w:val="CommentText"/>
      </w:pPr>
      <w:r>
        <w:rPr>
          <w:rStyle w:val="CommentReference"/>
        </w:rPr>
        <w:annotationRef/>
      </w:r>
      <w:r>
        <w:t xml:space="preserve">Didn’t you already say that up in this file? Besides </w:t>
      </w:r>
      <w:proofErr w:type="gramStart"/>
      <w:r>
        <w:t>that</w:t>
      </w:r>
      <w:proofErr w:type="gramEnd"/>
      <w:r>
        <w:t xml:space="preserve"> some columns were filled with “??????” since they wanted to not share identity of person</w:t>
      </w:r>
    </w:p>
  </w:comment>
  <w:comment w:id="180" w:author="Andrei-Eugen Birta" w:date="2018-05-08T17:54:00Z" w:initials="AB">
    <w:p w14:paraId="50AC8F18" w14:textId="74263585" w:rsidR="00C84137" w:rsidRDefault="00C84137">
      <w:pPr>
        <w:pStyle w:val="CommentText"/>
      </w:pPr>
      <w:r>
        <w:rPr>
          <w:rStyle w:val="CommentReference"/>
        </w:rPr>
        <w:annotationRef/>
      </w:r>
      <w:r>
        <w:t xml:space="preserve">No, where? The “???” </w:t>
      </w:r>
      <w:proofErr w:type="spellStart"/>
      <w:r>
        <w:t>fals</w:t>
      </w:r>
      <w:proofErr w:type="spellEnd"/>
      <w:r>
        <w:t xml:space="preserve"> under “unusable”.</w:t>
      </w:r>
    </w:p>
  </w:comment>
  <w:comment w:id="181" w:author="ralf zangis" w:date="2018-05-09T16:56:00Z" w:initials="rz">
    <w:p w14:paraId="0DF2A52C" w14:textId="6430C26E" w:rsidR="00C84137" w:rsidRDefault="00C84137">
      <w:pPr>
        <w:pStyle w:val="CommentText"/>
      </w:pPr>
      <w:r>
        <w:rPr>
          <w:rStyle w:val="CommentReference"/>
        </w:rPr>
        <w:annotationRef/>
      </w:r>
      <w:r>
        <w:t xml:space="preserve">Ok I guess that’s true but I think no column was </w:t>
      </w:r>
      <w:proofErr w:type="spellStart"/>
      <w:r>
        <w:t>droped</w:t>
      </w:r>
      <w:proofErr w:type="spellEnd"/>
      <w:r>
        <w:t xml:space="preserve"> </w:t>
      </w:r>
      <w:proofErr w:type="spellStart"/>
      <w:r>
        <w:t>becouse</w:t>
      </w:r>
      <w:proofErr w:type="spellEnd"/>
      <w:r>
        <w:t xml:space="preserve"> of duplicate data</w:t>
      </w:r>
    </w:p>
  </w:comment>
  <w:comment w:id="182" w:author="Andrei-Eugen Birta" w:date="2018-05-10T12:22:00Z" w:initials="AB">
    <w:p w14:paraId="36843D8D" w14:textId="2A289E1B" w:rsidR="00C84137" w:rsidRDefault="00C84137">
      <w:pPr>
        <w:pStyle w:val="CommentText"/>
      </w:pPr>
      <w:r>
        <w:rPr>
          <w:rStyle w:val="CommentReference"/>
        </w:rPr>
        <w:annotationRef/>
      </w:r>
      <w:r>
        <w:t>Well that’s what you told me, that some columns had same data but stored in different ways. I think the example you gave was: “state” and “destination” or something like that.</w:t>
      </w:r>
    </w:p>
  </w:comment>
  <w:comment w:id="183" w:author="ralf zangis" w:date="2018-05-07T21:15:00Z" w:initials="rz">
    <w:p w14:paraId="54B4D0CE" w14:textId="2C634F12" w:rsidR="00C84137" w:rsidRDefault="00C84137">
      <w:pPr>
        <w:pStyle w:val="CommentText"/>
      </w:pPr>
      <w:r>
        <w:rPr>
          <w:rStyle w:val="CommentReference"/>
        </w:rPr>
        <w:annotationRef/>
      </w:r>
      <w:r>
        <w:t xml:space="preserve">We also dropped al air collision outside the </w:t>
      </w:r>
      <w:proofErr w:type="spellStart"/>
      <w:r>
        <w:t>usa</w:t>
      </w:r>
      <w:proofErr w:type="spellEnd"/>
      <w:r>
        <w:t xml:space="preserve"> and its territories</w:t>
      </w:r>
    </w:p>
  </w:comment>
  <w:comment w:id="184" w:author="Andrei-Eugen Birta" w:date="2018-05-08T17:55:00Z" w:initials="AB">
    <w:p w14:paraId="78E02207" w14:textId="4A42467A" w:rsidR="00C84137" w:rsidRDefault="00C84137">
      <w:pPr>
        <w:pStyle w:val="CommentText"/>
      </w:pPr>
      <w:r>
        <w:rPr>
          <w:rStyle w:val="CommentReference"/>
        </w:rPr>
        <w:annotationRef/>
      </w:r>
      <w:r>
        <w:t xml:space="preserve">That’s what I meant by not relevant to the purpose of this project. Cause we </w:t>
      </w:r>
      <w:proofErr w:type="gramStart"/>
      <w:r>
        <w:t>focusing</w:t>
      </w:r>
      <w:proofErr w:type="gramEnd"/>
      <w:r>
        <w:t xml:space="preserve"> on USA.</w:t>
      </w:r>
    </w:p>
  </w:comment>
  <w:comment w:id="185" w:author="ralf zangis" w:date="2018-05-09T16:57:00Z" w:initials="rz">
    <w:p w14:paraId="3D9FD5F2" w14:textId="3247A851" w:rsidR="00C84137" w:rsidRDefault="00C84137">
      <w:pPr>
        <w:pStyle w:val="CommentText"/>
      </w:pPr>
      <w:r>
        <w:rPr>
          <w:rStyle w:val="CommentReference"/>
        </w:rPr>
        <w:annotationRef/>
      </w:r>
      <w:r>
        <w:t xml:space="preserve">That’s what you might mean but in problem </w:t>
      </w:r>
      <w:proofErr w:type="spellStart"/>
      <w:r>
        <w:t>stmt</w:t>
      </w:r>
      <w:proofErr w:type="spellEnd"/>
      <w:r>
        <w:t xml:space="preserve"> it was written </w:t>
      </w:r>
      <w:proofErr w:type="spellStart"/>
      <w:r>
        <w:t>world wide</w:t>
      </w:r>
      <w:proofErr w:type="spellEnd"/>
      <w:r>
        <w:t xml:space="preserve"> (</w:t>
      </w:r>
      <w:proofErr w:type="spellStart"/>
      <w:r>
        <w:t>atleast</w:t>
      </w:r>
      <w:proofErr w:type="spellEnd"/>
      <w:r>
        <w:t xml:space="preserve"> in first </w:t>
      </w:r>
      <w:proofErr w:type="spellStart"/>
      <w:r>
        <w:t>itteration</w:t>
      </w:r>
      <w:proofErr w:type="spellEnd"/>
      <w:r>
        <w:t xml:space="preserve">) and I couldn’t find it specified anywhere </w:t>
      </w:r>
    </w:p>
  </w:comment>
  <w:comment w:id="186" w:author="Andrei-Eugen Birta" w:date="2018-05-10T12:23:00Z" w:initials="AB">
    <w:p w14:paraId="46BFE8A6" w14:textId="35A6DD62" w:rsidR="00C84137" w:rsidRDefault="00C84137">
      <w:pPr>
        <w:pStyle w:val="CommentText"/>
      </w:pPr>
      <w:r>
        <w:rPr>
          <w:rStyle w:val="CommentReference"/>
        </w:rPr>
        <w:annotationRef/>
      </w:r>
      <w:r>
        <w:t>I thought specifying that the datasets are for USA only was enough. Now I changed problem statement as well. Better?</w:t>
      </w:r>
    </w:p>
  </w:comment>
  <w:comment w:id="187" w:author="ralf zangis" w:date="2018-05-07T21:16:00Z" w:initials="rz">
    <w:p w14:paraId="7B756CFD" w14:textId="77777777" w:rsidR="00C84137" w:rsidRDefault="00C84137">
      <w:pPr>
        <w:pStyle w:val="CommentText"/>
      </w:pPr>
      <w:r>
        <w:rPr>
          <w:rStyle w:val="CommentReference"/>
        </w:rPr>
        <w:annotationRef/>
      </w:r>
      <w:r>
        <w:t>Why is this mentioned?</w:t>
      </w:r>
    </w:p>
    <w:p w14:paraId="154169F4" w14:textId="103EE9F7" w:rsidR="00C84137" w:rsidRDefault="00C84137">
      <w:pPr>
        <w:pStyle w:val="CommentText"/>
      </w:pPr>
      <w:r>
        <w:t>We don’t have binned data as I didn’t see need for it if you need it we can add but say where than.</w:t>
      </w:r>
    </w:p>
    <w:p w14:paraId="58A26353" w14:textId="54ADAD46" w:rsidR="00C84137" w:rsidRDefault="00C84137">
      <w:pPr>
        <w:pStyle w:val="CommentText"/>
      </w:pPr>
      <w:r>
        <w:t xml:space="preserve">We have </w:t>
      </w:r>
      <w:r w:rsidRPr="00F55F18">
        <w:t>Indicator variable</w:t>
      </w:r>
      <w:r>
        <w:t xml:space="preserve">s I think but often they are converted to bool (idk why I think I made them </w:t>
      </w:r>
      <w:proofErr w:type="spellStart"/>
      <w:r>
        <w:t>int</w:t>
      </w:r>
      <w:proofErr w:type="spellEnd"/>
      <w:r>
        <w:t>) but if you need we can make them into indicators from bool</w:t>
      </w:r>
    </w:p>
    <w:p w14:paraId="7190D8AE" w14:textId="685EBB39" w:rsidR="00C84137" w:rsidRDefault="00C84137">
      <w:pPr>
        <w:pStyle w:val="CommentText"/>
      </w:pPr>
    </w:p>
  </w:comment>
  <w:comment w:id="188" w:author="Andrei-Eugen Birta" w:date="2018-05-08T18:04:00Z" w:initials="AB">
    <w:p w14:paraId="16021055" w14:textId="32986BBE" w:rsidR="00C84137" w:rsidRDefault="00C84137">
      <w:pPr>
        <w:pStyle w:val="CommentText"/>
      </w:pPr>
      <w:r>
        <w:rPr>
          <w:rStyle w:val="CommentReference"/>
        </w:rPr>
        <w:annotationRef/>
      </w:r>
      <w:r>
        <w:t>Tell me more about those indicator variables</w:t>
      </w:r>
    </w:p>
  </w:comment>
  <w:comment w:id="189" w:author="ralf zangis" w:date="2018-05-09T17:00:00Z" w:initials="rz">
    <w:p w14:paraId="02110738" w14:textId="02B7153F" w:rsidR="00C84137" w:rsidRDefault="00C84137">
      <w:pPr>
        <w:pStyle w:val="CommentText"/>
      </w:pPr>
      <w:r>
        <w:rPr>
          <w:rStyle w:val="CommentReference"/>
        </w:rPr>
        <w:annotationRef/>
      </w:r>
      <w:r>
        <w:t xml:space="preserve">Well 1 represents presence and 0 absence so true = presence and false = absence (just open the cleaned file </w:t>
      </w:r>
      <w:proofErr w:type="spellStart"/>
      <w:r>
        <w:t>youll</w:t>
      </w:r>
      <w:proofErr w:type="spellEnd"/>
      <w:r>
        <w:t xml:space="preserve"> see we have quite a few of </w:t>
      </w:r>
      <w:proofErr w:type="spellStart"/>
      <w:r>
        <w:t>thease</w:t>
      </w:r>
      <w:proofErr w:type="spellEnd"/>
      <w:r>
        <w:t xml:space="preserve"> rows)</w:t>
      </w:r>
    </w:p>
  </w:comment>
  <w:comment w:id="190" w:author="Andrei-Eugen Birta" w:date="2018-05-10T12:37:00Z" w:initials="AB">
    <w:p w14:paraId="1B542AD4" w14:textId="079C3486" w:rsidR="00C84137" w:rsidRDefault="00C84137">
      <w:pPr>
        <w:pStyle w:val="CommentText"/>
      </w:pPr>
      <w:r>
        <w:rPr>
          <w:rStyle w:val="CommentReference"/>
        </w:rPr>
        <w:annotationRef/>
      </w:r>
      <w:r>
        <w:t>Yeah, that tells me nothing, I want the column names and what they represent.</w:t>
      </w:r>
    </w:p>
  </w:comment>
  <w:comment w:id="202" w:author="Andrei-Eugen Birta" w:date="2018-05-10T16:14:00Z" w:initials="AB">
    <w:p w14:paraId="2B54A1E0" w14:textId="4B01D0D2" w:rsidR="00C84137" w:rsidRDefault="00C84137">
      <w:pPr>
        <w:pStyle w:val="CommentText"/>
      </w:pPr>
      <w:r>
        <w:rPr>
          <w:rStyle w:val="CommentReference"/>
        </w:rPr>
        <w:annotationRef/>
      </w:r>
      <w:r>
        <w:t>TBA</w:t>
      </w:r>
    </w:p>
  </w:comment>
  <w:comment w:id="333" w:author="Andrei-Eugen Birta" w:date="2018-05-12T13:57:00Z" w:initials="AB">
    <w:p w14:paraId="6309308D" w14:textId="09705231" w:rsidR="00D51CFB" w:rsidRDefault="00D51CFB">
      <w:pPr>
        <w:pStyle w:val="CommentText"/>
      </w:pPr>
      <w:r>
        <w:rPr>
          <w:rStyle w:val="CommentReference"/>
        </w:rPr>
        <w:annotationRef/>
      </w:r>
      <w:r>
        <w:t xml:space="preserve">Look at e.1.1. I need something like that, but for unsupervised learning </w:t>
      </w:r>
      <w:r w:rsidR="00766051">
        <w:t>(2 examples of other techniques)</w:t>
      </w:r>
    </w:p>
  </w:comment>
  <w:comment w:id="350" w:author="Andrei-Eugen Birta" w:date="2018-05-12T14:02:00Z" w:initials="AB">
    <w:p w14:paraId="123AC69D" w14:textId="77777777" w:rsidR="00D12CBE" w:rsidRDefault="00D12CBE">
      <w:pPr>
        <w:pStyle w:val="CommentText"/>
      </w:pPr>
      <w:r>
        <w:rPr>
          <w:rStyle w:val="CommentReference"/>
        </w:rPr>
        <w:annotationRef/>
      </w:r>
      <w:r>
        <w:t xml:space="preserve">Can’t you make it create only 2 clusters? </w:t>
      </w:r>
    </w:p>
    <w:p w14:paraId="4A2FAD9C" w14:textId="77777777" w:rsidR="00D12CBE" w:rsidRDefault="00D12CBE">
      <w:pPr>
        <w:pStyle w:val="CommentText"/>
      </w:pPr>
    </w:p>
    <w:p w14:paraId="69AD3EFA" w14:textId="478891E0" w:rsidR="00D12CBE" w:rsidRDefault="00D12CBE">
      <w:pPr>
        <w:pStyle w:val="CommentText"/>
      </w:pPr>
      <w:r>
        <w:t xml:space="preserve">Cluster 1 – </w:t>
      </w:r>
      <w:proofErr w:type="spellStart"/>
      <w:r>
        <w:t>Creashed</w:t>
      </w:r>
      <w:proofErr w:type="spellEnd"/>
      <w:r>
        <w:t xml:space="preserve"> flights</w:t>
      </w:r>
    </w:p>
    <w:p w14:paraId="153EF1D8" w14:textId="77777777" w:rsidR="00D12CBE" w:rsidRDefault="00D12CBE">
      <w:pPr>
        <w:pStyle w:val="CommentText"/>
      </w:pPr>
      <w:r>
        <w:t xml:space="preserve">Cluster 2 – </w:t>
      </w:r>
      <w:proofErr w:type="spellStart"/>
      <w:r>
        <w:t>Succesfull</w:t>
      </w:r>
      <w:proofErr w:type="spellEnd"/>
      <w:r>
        <w:t xml:space="preserve"> flights</w:t>
      </w:r>
    </w:p>
    <w:p w14:paraId="22D4D8A7" w14:textId="5032361E" w:rsidR="00AF7EFF" w:rsidRDefault="00AF7EFF">
      <w:pPr>
        <w:pStyle w:val="CommentText"/>
      </w:pPr>
      <w:r>
        <w:t>Then show images based on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56E734" w15:done="0"/>
  <w15:commentEx w15:paraId="57AD4527" w15:paraIdParent="1056E734" w15:done="0"/>
  <w15:commentEx w15:paraId="14844F34" w15:paraIdParent="1056E734" w15:done="0"/>
  <w15:commentEx w15:paraId="5A3B60ED" w15:paraIdParent="1056E734" w15:done="0"/>
  <w15:commentEx w15:paraId="431F1A7F" w15:done="0"/>
  <w15:commentEx w15:paraId="700D6EAD" w15:paraIdParent="431F1A7F" w15:done="0"/>
  <w15:commentEx w15:paraId="1541DBDA" w15:paraIdParent="431F1A7F" w15:done="0"/>
  <w15:commentEx w15:paraId="48E78387" w15:paraIdParent="431F1A7F" w15:done="0"/>
  <w15:commentEx w15:paraId="2CD85A1A" w15:done="0"/>
  <w15:commentEx w15:paraId="2F9F5967" w15:paraIdParent="2CD85A1A" w15:done="0"/>
  <w15:commentEx w15:paraId="12E3133B" w15:done="0"/>
  <w15:commentEx w15:paraId="29FD6743" w15:paraIdParent="12E3133B" w15:done="0"/>
  <w15:commentEx w15:paraId="45010D64" w15:paraIdParent="12E3133B" w15:done="0"/>
  <w15:commentEx w15:paraId="0C6DFF2C" w15:paraIdParent="12E3133B" w15:done="0"/>
  <w15:commentEx w15:paraId="59D4D411" w15:done="0"/>
  <w15:commentEx w15:paraId="50AC8F18" w15:paraIdParent="59D4D411" w15:done="0"/>
  <w15:commentEx w15:paraId="0DF2A52C" w15:paraIdParent="59D4D411" w15:done="0"/>
  <w15:commentEx w15:paraId="36843D8D" w15:paraIdParent="59D4D411" w15:done="0"/>
  <w15:commentEx w15:paraId="54B4D0CE" w15:done="0"/>
  <w15:commentEx w15:paraId="78E02207" w15:paraIdParent="54B4D0CE" w15:done="0"/>
  <w15:commentEx w15:paraId="3D9FD5F2" w15:paraIdParent="54B4D0CE" w15:done="0"/>
  <w15:commentEx w15:paraId="46BFE8A6" w15:paraIdParent="54B4D0CE" w15:done="0"/>
  <w15:commentEx w15:paraId="7190D8AE" w15:done="0"/>
  <w15:commentEx w15:paraId="16021055" w15:paraIdParent="7190D8AE" w15:done="0"/>
  <w15:commentEx w15:paraId="02110738" w15:paraIdParent="7190D8AE" w15:done="0"/>
  <w15:commentEx w15:paraId="1B542AD4" w15:paraIdParent="7190D8AE" w15:done="0"/>
  <w15:commentEx w15:paraId="2B54A1E0" w15:done="0"/>
  <w15:commentEx w15:paraId="6309308D" w15:done="0"/>
  <w15:commentEx w15:paraId="22D4D8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56E734" w16cid:durableId="1E9B452B"/>
  <w16cid:commentId w16cid:paraId="57AD4527" w16cid:durableId="1E9C608F"/>
  <w16cid:commentId w16cid:paraId="14844F34" w16cid:durableId="1E9DA366"/>
  <w16cid:commentId w16cid:paraId="5A3B60ED" w16cid:durableId="1E9EB654"/>
  <w16cid:commentId w16cid:paraId="431F1A7F" w16cid:durableId="1E9AFEFC"/>
  <w16cid:commentId w16cid:paraId="700D6EAD" w16cid:durableId="1E9C65BC"/>
  <w16cid:commentId w16cid:paraId="1541DBDA" w16cid:durableId="1E9DA3AC"/>
  <w16cid:commentId w16cid:paraId="48E78387" w16cid:durableId="1E9EB6DF"/>
  <w16cid:commentId w16cid:paraId="2CD85A1A" w16cid:durableId="1E9B3DFD"/>
  <w16cid:commentId w16cid:paraId="2F9F5967" w16cid:durableId="1E9F0206"/>
  <w16cid:commentId w16cid:paraId="12E3133B" w16cid:durableId="1E9B3EEB"/>
  <w16cid:commentId w16cid:paraId="29FD6743" w16cid:durableId="1E9C654F"/>
  <w16cid:commentId w16cid:paraId="45010D64" w16cid:durableId="1E9DA673"/>
  <w16cid:commentId w16cid:paraId="0C6DFF2C" w16cid:durableId="1E9EB7E5"/>
  <w16cid:commentId w16cid:paraId="59D4D411" w16cid:durableId="1E9B3FE9"/>
  <w16cid:commentId w16cid:paraId="50AC8F18" w16cid:durableId="1E9C62CB"/>
  <w16cid:commentId w16cid:paraId="0DF2A52C" w16cid:durableId="1E9DA6C4"/>
  <w16cid:commentId w16cid:paraId="36843D8D" w16cid:durableId="1E9EB7F4"/>
  <w16cid:commentId w16cid:paraId="54B4D0CE" w16cid:durableId="1E9B408D"/>
  <w16cid:commentId w16cid:paraId="78E02207" w16cid:durableId="1E9C6304"/>
  <w16cid:commentId w16cid:paraId="3D9FD5F2" w16cid:durableId="1E9DA70B"/>
  <w16cid:commentId w16cid:paraId="46BFE8A6" w16cid:durableId="1E9EB826"/>
  <w16cid:commentId w16cid:paraId="7190D8AE" w16cid:durableId="1E9B40BD"/>
  <w16cid:commentId w16cid:paraId="16021055" w16cid:durableId="1E9C652F"/>
  <w16cid:commentId w16cid:paraId="02110738" w16cid:durableId="1E9DA7BA"/>
  <w16cid:commentId w16cid:paraId="1B542AD4" w16cid:durableId="1E9EBB88"/>
  <w16cid:commentId w16cid:paraId="2B54A1E0" w16cid:durableId="1E9EEE56"/>
  <w16cid:commentId w16cid:paraId="6309308D" w16cid:durableId="1EA1714D"/>
  <w16cid:commentId w16cid:paraId="22D4D8A7" w16cid:durableId="1EA172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69B07" w14:textId="77777777" w:rsidR="001A297D" w:rsidRDefault="001A297D" w:rsidP="001E7262">
      <w:pPr>
        <w:spacing w:after="0" w:line="240" w:lineRule="auto"/>
      </w:pPr>
      <w:r>
        <w:separator/>
      </w:r>
    </w:p>
  </w:endnote>
  <w:endnote w:type="continuationSeparator" w:id="0">
    <w:p w14:paraId="0C493C96" w14:textId="77777777" w:rsidR="001A297D" w:rsidRDefault="001A297D"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6AA3B" w14:textId="77777777" w:rsidR="001A297D" w:rsidRDefault="001A297D" w:rsidP="001E7262">
      <w:pPr>
        <w:spacing w:after="0" w:line="240" w:lineRule="auto"/>
      </w:pPr>
      <w:r>
        <w:separator/>
      </w:r>
    </w:p>
  </w:footnote>
  <w:footnote w:type="continuationSeparator" w:id="0">
    <w:p w14:paraId="708A0DE1" w14:textId="77777777" w:rsidR="001A297D" w:rsidRDefault="001A297D" w:rsidP="001E7262">
      <w:pPr>
        <w:spacing w:after="0" w:line="240" w:lineRule="auto"/>
      </w:pPr>
      <w:r>
        <w:continuationSeparator/>
      </w:r>
    </w:p>
  </w:footnote>
  <w:footnote w:id="1">
    <w:p w14:paraId="3F4448AF" w14:textId="7F626DF9" w:rsidR="00C84137" w:rsidRDefault="00C84137">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C84137" w:rsidRPr="003A5CB9" w:rsidRDefault="00C84137"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C84137" w:rsidRDefault="00C84137"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C84137" w:rsidRDefault="00C84137" w:rsidP="001E7262">
                          <w:pPr>
                            <w:spacing w:after="0"/>
                          </w:pPr>
                          <w:r>
                            <w:t>Technology and Business</w:t>
                          </w:r>
                        </w:p>
                        <w:p w14:paraId="45E2C8E2" w14:textId="77777777" w:rsidR="00C84137" w:rsidRDefault="00C84137" w:rsidP="001E7262">
                          <w:pPr>
                            <w:spacing w:after="0"/>
                          </w:pPr>
                          <w:proofErr w:type="spellStart"/>
                          <w:r>
                            <w:t>Sofiendalsvej</w:t>
                          </w:r>
                          <w:proofErr w:type="spellEnd"/>
                          <w:r>
                            <w:t xml:space="preserve"> 60</w:t>
                          </w:r>
                        </w:p>
                        <w:p w14:paraId="28415694" w14:textId="77777777" w:rsidR="00C84137" w:rsidRDefault="00C84137"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3"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C84137" w:rsidRDefault="00C84137"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C84137" w:rsidRDefault="00C84137" w:rsidP="001E7262">
                    <w:pPr>
                      <w:spacing w:after="0"/>
                    </w:pPr>
                    <w:r>
                      <w:t>Technology and Business</w:t>
                    </w:r>
                  </w:p>
                  <w:p w14:paraId="45E2C8E2" w14:textId="77777777" w:rsidR="00C84137" w:rsidRDefault="00C84137" w:rsidP="001E7262">
                    <w:pPr>
                      <w:spacing w:after="0"/>
                    </w:pPr>
                    <w:proofErr w:type="spellStart"/>
                    <w:r>
                      <w:t>Sofiendalsvej</w:t>
                    </w:r>
                    <w:proofErr w:type="spellEnd"/>
                    <w:r>
                      <w:t xml:space="preserve"> 60</w:t>
                    </w:r>
                  </w:p>
                  <w:p w14:paraId="28415694" w14:textId="77777777" w:rsidR="00C84137" w:rsidRDefault="00C84137"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C84137" w:rsidRDefault="00C84137" w:rsidP="001E7262">
    <w:pPr>
      <w:pStyle w:val="Header"/>
      <w:rPr>
        <w:b/>
      </w:rPr>
    </w:pPr>
    <w:r w:rsidRPr="003A5CB9">
      <w:rPr>
        <w:b/>
      </w:rPr>
      <w:tab/>
    </w:r>
    <w:r>
      <w:rPr>
        <w:b/>
      </w:rPr>
      <w:t>4th Semester</w:t>
    </w:r>
  </w:p>
  <w:p w14:paraId="2BE8F0B9" w14:textId="77777777" w:rsidR="00C84137" w:rsidRPr="003A5CB9" w:rsidRDefault="00C84137" w:rsidP="001E7262">
    <w:pPr>
      <w:pStyle w:val="Header"/>
      <w:jc w:val="center"/>
      <w:rPr>
        <w:b/>
      </w:rPr>
    </w:pPr>
    <w:r>
      <w:rPr>
        <w:b/>
      </w:rPr>
      <w:tab/>
      <w:t>Group 2</w:t>
    </w:r>
    <w:r w:rsidRPr="003A5CB9">
      <w:rPr>
        <w:b/>
      </w:rPr>
      <w:ptab w:relativeTo="margin" w:alignment="right" w:leader="none"/>
    </w:r>
  </w:p>
  <w:p w14:paraId="2267B902" w14:textId="77777777" w:rsidR="00C84137" w:rsidRDefault="00C84137">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56193"/>
    <w:multiLevelType w:val="hybridMultilevel"/>
    <w:tmpl w:val="82A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0"/>
  </w:num>
  <w:num w:numId="6">
    <w:abstractNumId w:val="4"/>
  </w:num>
  <w:num w:numId="7">
    <w:abstractNumId w:val="9"/>
  </w:num>
  <w:num w:numId="8">
    <w:abstractNumId w:val="1"/>
  </w:num>
  <w:num w:numId="9">
    <w:abstractNumId w:val="2"/>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Eugen Birta">
    <w15:presenceInfo w15:providerId="AD" w15:userId="S-1-12-1-4057050125-1173007405-1865142957-1355523789"/>
  </w15:person>
  <w15:person w15:author="ralf zangis">
    <w15:presenceInfo w15:providerId="Windows Live" w15:userId="30c92def27e35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3E"/>
    <w:rsid w:val="00004B89"/>
    <w:rsid w:val="00006BA0"/>
    <w:rsid w:val="000118BC"/>
    <w:rsid w:val="0002543F"/>
    <w:rsid w:val="00071E8C"/>
    <w:rsid w:val="00083907"/>
    <w:rsid w:val="00085EDA"/>
    <w:rsid w:val="000917BA"/>
    <w:rsid w:val="000A1300"/>
    <w:rsid w:val="000B3628"/>
    <w:rsid w:val="000B408B"/>
    <w:rsid w:val="000B5830"/>
    <w:rsid w:val="000C6126"/>
    <w:rsid w:val="000E620E"/>
    <w:rsid w:val="000F2943"/>
    <w:rsid w:val="000F574F"/>
    <w:rsid w:val="00101E91"/>
    <w:rsid w:val="00110230"/>
    <w:rsid w:val="00123B54"/>
    <w:rsid w:val="00126BAB"/>
    <w:rsid w:val="001305A8"/>
    <w:rsid w:val="00134DC7"/>
    <w:rsid w:val="001454C7"/>
    <w:rsid w:val="0014752D"/>
    <w:rsid w:val="00150CE3"/>
    <w:rsid w:val="0015114B"/>
    <w:rsid w:val="00163FE8"/>
    <w:rsid w:val="00175327"/>
    <w:rsid w:val="00181438"/>
    <w:rsid w:val="0018545E"/>
    <w:rsid w:val="001A297D"/>
    <w:rsid w:val="001A5B56"/>
    <w:rsid w:val="001B0928"/>
    <w:rsid w:val="001B73C2"/>
    <w:rsid w:val="001C6677"/>
    <w:rsid w:val="001D6332"/>
    <w:rsid w:val="001E4125"/>
    <w:rsid w:val="001E7262"/>
    <w:rsid w:val="001E7A99"/>
    <w:rsid w:val="00201881"/>
    <w:rsid w:val="00206CCB"/>
    <w:rsid w:val="002264F4"/>
    <w:rsid w:val="00233B65"/>
    <w:rsid w:val="00237908"/>
    <w:rsid w:val="0024298C"/>
    <w:rsid w:val="00256BA9"/>
    <w:rsid w:val="0027617F"/>
    <w:rsid w:val="002877F7"/>
    <w:rsid w:val="002A41C1"/>
    <w:rsid w:val="002B37F4"/>
    <w:rsid w:val="002B4241"/>
    <w:rsid w:val="002C42A8"/>
    <w:rsid w:val="002E51ED"/>
    <w:rsid w:val="002F6A31"/>
    <w:rsid w:val="003046B9"/>
    <w:rsid w:val="003055A0"/>
    <w:rsid w:val="00307DE6"/>
    <w:rsid w:val="00310B00"/>
    <w:rsid w:val="00311D6E"/>
    <w:rsid w:val="00316A3B"/>
    <w:rsid w:val="00316B3D"/>
    <w:rsid w:val="00325A01"/>
    <w:rsid w:val="0032691E"/>
    <w:rsid w:val="0033306B"/>
    <w:rsid w:val="00334D2B"/>
    <w:rsid w:val="00341C8D"/>
    <w:rsid w:val="00362DBB"/>
    <w:rsid w:val="00365555"/>
    <w:rsid w:val="0037273E"/>
    <w:rsid w:val="00375A57"/>
    <w:rsid w:val="003854DF"/>
    <w:rsid w:val="0039341E"/>
    <w:rsid w:val="00396428"/>
    <w:rsid w:val="003A2BEC"/>
    <w:rsid w:val="003A646F"/>
    <w:rsid w:val="003E079F"/>
    <w:rsid w:val="003E1AC3"/>
    <w:rsid w:val="004016BB"/>
    <w:rsid w:val="0041473E"/>
    <w:rsid w:val="0041640B"/>
    <w:rsid w:val="004279BE"/>
    <w:rsid w:val="0043552B"/>
    <w:rsid w:val="00436CEF"/>
    <w:rsid w:val="0043764C"/>
    <w:rsid w:val="00446522"/>
    <w:rsid w:val="00467547"/>
    <w:rsid w:val="00471BDB"/>
    <w:rsid w:val="0047719E"/>
    <w:rsid w:val="00481EC3"/>
    <w:rsid w:val="00482286"/>
    <w:rsid w:val="004A4790"/>
    <w:rsid w:val="004A4DE2"/>
    <w:rsid w:val="004D1EC3"/>
    <w:rsid w:val="004F0064"/>
    <w:rsid w:val="004F4F57"/>
    <w:rsid w:val="004F5113"/>
    <w:rsid w:val="00500606"/>
    <w:rsid w:val="00500B82"/>
    <w:rsid w:val="00524420"/>
    <w:rsid w:val="00532081"/>
    <w:rsid w:val="005325CF"/>
    <w:rsid w:val="00541B0C"/>
    <w:rsid w:val="00544615"/>
    <w:rsid w:val="005504A3"/>
    <w:rsid w:val="00564396"/>
    <w:rsid w:val="00565B5F"/>
    <w:rsid w:val="005677C8"/>
    <w:rsid w:val="005928BF"/>
    <w:rsid w:val="0059497A"/>
    <w:rsid w:val="00596096"/>
    <w:rsid w:val="00597E0C"/>
    <w:rsid w:val="005A7431"/>
    <w:rsid w:val="005B3823"/>
    <w:rsid w:val="005B549A"/>
    <w:rsid w:val="005C3D8C"/>
    <w:rsid w:val="005E0A15"/>
    <w:rsid w:val="005E2C40"/>
    <w:rsid w:val="005F772A"/>
    <w:rsid w:val="00600C91"/>
    <w:rsid w:val="006019F4"/>
    <w:rsid w:val="00655EA0"/>
    <w:rsid w:val="006578EF"/>
    <w:rsid w:val="00663E8D"/>
    <w:rsid w:val="00667062"/>
    <w:rsid w:val="00673639"/>
    <w:rsid w:val="00681F4E"/>
    <w:rsid w:val="00697CBE"/>
    <w:rsid w:val="006B6150"/>
    <w:rsid w:val="006B7730"/>
    <w:rsid w:val="006F5FFA"/>
    <w:rsid w:val="00710320"/>
    <w:rsid w:val="007110F3"/>
    <w:rsid w:val="007207EC"/>
    <w:rsid w:val="00736ABF"/>
    <w:rsid w:val="007479B9"/>
    <w:rsid w:val="00752B98"/>
    <w:rsid w:val="00766051"/>
    <w:rsid w:val="00775127"/>
    <w:rsid w:val="00782577"/>
    <w:rsid w:val="00785CFB"/>
    <w:rsid w:val="00795FCF"/>
    <w:rsid w:val="007A3908"/>
    <w:rsid w:val="007F0E19"/>
    <w:rsid w:val="007F1F2D"/>
    <w:rsid w:val="007F39E4"/>
    <w:rsid w:val="0083731C"/>
    <w:rsid w:val="00844A70"/>
    <w:rsid w:val="008511BF"/>
    <w:rsid w:val="00877214"/>
    <w:rsid w:val="00890E79"/>
    <w:rsid w:val="008A0859"/>
    <w:rsid w:val="008A1E79"/>
    <w:rsid w:val="008A21B1"/>
    <w:rsid w:val="008A77F6"/>
    <w:rsid w:val="008B0F08"/>
    <w:rsid w:val="008B4E25"/>
    <w:rsid w:val="008C48DA"/>
    <w:rsid w:val="008D6AFD"/>
    <w:rsid w:val="008D7A7B"/>
    <w:rsid w:val="008D7D5B"/>
    <w:rsid w:val="008E455A"/>
    <w:rsid w:val="008F217D"/>
    <w:rsid w:val="00905E00"/>
    <w:rsid w:val="00906B01"/>
    <w:rsid w:val="009175F7"/>
    <w:rsid w:val="00923BEC"/>
    <w:rsid w:val="00932755"/>
    <w:rsid w:val="0093685A"/>
    <w:rsid w:val="00942910"/>
    <w:rsid w:val="0094469C"/>
    <w:rsid w:val="009564AA"/>
    <w:rsid w:val="00956F16"/>
    <w:rsid w:val="00961B18"/>
    <w:rsid w:val="00963C99"/>
    <w:rsid w:val="00965D13"/>
    <w:rsid w:val="00967144"/>
    <w:rsid w:val="00971F79"/>
    <w:rsid w:val="00992E58"/>
    <w:rsid w:val="009A3591"/>
    <w:rsid w:val="009C7660"/>
    <w:rsid w:val="009E0631"/>
    <w:rsid w:val="009E17C5"/>
    <w:rsid w:val="009E62C8"/>
    <w:rsid w:val="009E72E4"/>
    <w:rsid w:val="009F07EE"/>
    <w:rsid w:val="00A01284"/>
    <w:rsid w:val="00A0546C"/>
    <w:rsid w:val="00A12BCE"/>
    <w:rsid w:val="00A20E41"/>
    <w:rsid w:val="00A22127"/>
    <w:rsid w:val="00A37A02"/>
    <w:rsid w:val="00A53BD1"/>
    <w:rsid w:val="00A556BE"/>
    <w:rsid w:val="00A611DC"/>
    <w:rsid w:val="00A71EF7"/>
    <w:rsid w:val="00A733D3"/>
    <w:rsid w:val="00A85EB1"/>
    <w:rsid w:val="00A900C3"/>
    <w:rsid w:val="00AA3A44"/>
    <w:rsid w:val="00AA669C"/>
    <w:rsid w:val="00AB6A5D"/>
    <w:rsid w:val="00AC4EC8"/>
    <w:rsid w:val="00AD3B49"/>
    <w:rsid w:val="00AE4DC5"/>
    <w:rsid w:val="00AF2A4E"/>
    <w:rsid w:val="00AF4DB7"/>
    <w:rsid w:val="00AF7EFF"/>
    <w:rsid w:val="00B025C0"/>
    <w:rsid w:val="00B035E5"/>
    <w:rsid w:val="00B07C2B"/>
    <w:rsid w:val="00B1482A"/>
    <w:rsid w:val="00B150C7"/>
    <w:rsid w:val="00B15178"/>
    <w:rsid w:val="00B23C30"/>
    <w:rsid w:val="00B4065C"/>
    <w:rsid w:val="00B55F26"/>
    <w:rsid w:val="00B60F11"/>
    <w:rsid w:val="00B656AB"/>
    <w:rsid w:val="00B70458"/>
    <w:rsid w:val="00B8513C"/>
    <w:rsid w:val="00BC342F"/>
    <w:rsid w:val="00BE121C"/>
    <w:rsid w:val="00BE3CF0"/>
    <w:rsid w:val="00BF0747"/>
    <w:rsid w:val="00BF197B"/>
    <w:rsid w:val="00C1326B"/>
    <w:rsid w:val="00C275C1"/>
    <w:rsid w:val="00C43174"/>
    <w:rsid w:val="00C53AF1"/>
    <w:rsid w:val="00C55DA2"/>
    <w:rsid w:val="00C61A65"/>
    <w:rsid w:val="00C65308"/>
    <w:rsid w:val="00C84137"/>
    <w:rsid w:val="00C8696D"/>
    <w:rsid w:val="00C86AC9"/>
    <w:rsid w:val="00C91664"/>
    <w:rsid w:val="00CA6192"/>
    <w:rsid w:val="00CB372E"/>
    <w:rsid w:val="00CC4CFD"/>
    <w:rsid w:val="00CC5437"/>
    <w:rsid w:val="00CD56CD"/>
    <w:rsid w:val="00CD6A2B"/>
    <w:rsid w:val="00CF5594"/>
    <w:rsid w:val="00D038F6"/>
    <w:rsid w:val="00D12CBE"/>
    <w:rsid w:val="00D134C2"/>
    <w:rsid w:val="00D15391"/>
    <w:rsid w:val="00D2066F"/>
    <w:rsid w:val="00D2561B"/>
    <w:rsid w:val="00D37DF0"/>
    <w:rsid w:val="00D46D4B"/>
    <w:rsid w:val="00D51CFB"/>
    <w:rsid w:val="00D64A67"/>
    <w:rsid w:val="00D71912"/>
    <w:rsid w:val="00D81452"/>
    <w:rsid w:val="00D82158"/>
    <w:rsid w:val="00DA6F52"/>
    <w:rsid w:val="00DB6C02"/>
    <w:rsid w:val="00DD19E1"/>
    <w:rsid w:val="00DE0BDF"/>
    <w:rsid w:val="00DE0DAF"/>
    <w:rsid w:val="00DE7500"/>
    <w:rsid w:val="00DF2543"/>
    <w:rsid w:val="00E03B17"/>
    <w:rsid w:val="00E06081"/>
    <w:rsid w:val="00E112BB"/>
    <w:rsid w:val="00E21D90"/>
    <w:rsid w:val="00E419DB"/>
    <w:rsid w:val="00E47A61"/>
    <w:rsid w:val="00E52E78"/>
    <w:rsid w:val="00E5799A"/>
    <w:rsid w:val="00E676F6"/>
    <w:rsid w:val="00E6783F"/>
    <w:rsid w:val="00E73040"/>
    <w:rsid w:val="00E734F3"/>
    <w:rsid w:val="00E905E2"/>
    <w:rsid w:val="00E90B13"/>
    <w:rsid w:val="00E94DF7"/>
    <w:rsid w:val="00EB3E13"/>
    <w:rsid w:val="00EB6216"/>
    <w:rsid w:val="00EB6C2D"/>
    <w:rsid w:val="00ED03AC"/>
    <w:rsid w:val="00ED7570"/>
    <w:rsid w:val="00EE4598"/>
    <w:rsid w:val="00EF008E"/>
    <w:rsid w:val="00EF346D"/>
    <w:rsid w:val="00F00531"/>
    <w:rsid w:val="00F119CB"/>
    <w:rsid w:val="00F2172D"/>
    <w:rsid w:val="00F2647F"/>
    <w:rsid w:val="00F5094A"/>
    <w:rsid w:val="00F53253"/>
    <w:rsid w:val="00F55F18"/>
    <w:rsid w:val="00F80FC5"/>
    <w:rsid w:val="00FA2159"/>
    <w:rsid w:val="00FA4AE9"/>
    <w:rsid w:val="00FA79B8"/>
    <w:rsid w:val="00FB4F2A"/>
    <w:rsid w:val="00FC1DFE"/>
    <w:rsid w:val="00FE379E"/>
    <w:rsid w:val="00FE5352"/>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semiHidden/>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semiHidden/>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www.faa.gov/airports/planning_capacity/passenger_allcargo_stats/passenger/media/cy14-commercial-service-enplanements.pdf"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F00E3-B025-45EB-812E-3FA54E88F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18</Pages>
  <Words>3402</Words>
  <Characters>19395</Characters>
  <Application>Microsoft Office Word</Application>
  <DocSecurity>0</DocSecurity>
  <Lines>161</Lines>
  <Paragraphs>45</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22752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Andrei-Eugen Birta</cp:lastModifiedBy>
  <cp:revision>253</cp:revision>
  <dcterms:created xsi:type="dcterms:W3CDTF">2018-04-29T10:28:00Z</dcterms:created>
  <dcterms:modified xsi:type="dcterms:W3CDTF">2018-05-12T12:55:00Z</dcterms:modified>
</cp:coreProperties>
</file>